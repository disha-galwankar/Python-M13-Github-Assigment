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8553" w14:textId="3ECEA81A" w:rsidR="38AECEA8" w:rsidRDefault="38AECEA8" w:rsidP="69AD4123">
      <w:pPr>
        <w:spacing w:after="0"/>
        <w:jc w:val="center"/>
        <w:rPr>
          <w:ins w:id="0" w:author="Author"/>
          <w:rFonts w:ascii="Times New Roman" w:eastAsia="Times New Roman" w:hAnsi="Times New Roman" w:cs="Times New Roman"/>
          <w:color w:val="000000" w:themeColor="text1"/>
        </w:rPr>
      </w:pPr>
      <w:r w:rsidRPr="6C65FDD0">
        <w:rPr>
          <w:rFonts w:ascii="Times New Roman" w:eastAsia="Times New Roman" w:hAnsi="Times New Roman" w:cs="Times New Roman"/>
          <w:color w:val="000000" w:themeColor="text1"/>
        </w:rPr>
        <w:t>Author’s Note: Hi</w:t>
      </w:r>
      <w:r w:rsidR="528B5F57" w:rsidRPr="6C65FDD0">
        <w:rPr>
          <w:rFonts w:ascii="Times New Roman" w:eastAsia="Times New Roman" w:hAnsi="Times New Roman" w:cs="Times New Roman"/>
          <w:color w:val="000000" w:themeColor="text1"/>
        </w:rPr>
        <w:t>!</w:t>
      </w:r>
      <w:r w:rsidRPr="6C65FDD0">
        <w:rPr>
          <w:rFonts w:ascii="Times New Roman" w:eastAsia="Times New Roman" w:hAnsi="Times New Roman" w:cs="Times New Roman"/>
          <w:color w:val="000000" w:themeColor="text1"/>
        </w:rPr>
        <w:t xml:space="preserve"> I just wanted to say thank you so much for taking the time to edit my paper! The feedback I </w:t>
      </w:r>
      <w:r w:rsidR="677C85E9" w:rsidRPr="6C65FDD0">
        <w:rPr>
          <w:rFonts w:ascii="Times New Roman" w:eastAsia="Times New Roman" w:hAnsi="Times New Roman" w:cs="Times New Roman"/>
          <w:color w:val="000000" w:themeColor="text1"/>
        </w:rPr>
        <w:t>received</w:t>
      </w:r>
      <w:r w:rsidRPr="6C65FDD0">
        <w:rPr>
          <w:rFonts w:ascii="Times New Roman" w:eastAsia="Times New Roman" w:hAnsi="Times New Roman" w:cs="Times New Roman"/>
          <w:color w:val="000000" w:themeColor="text1"/>
        </w:rPr>
        <w:t xml:space="preserve"> w</w:t>
      </w:r>
      <w:r w:rsidR="1CADE8C6" w:rsidRPr="6C65FDD0">
        <w:rPr>
          <w:rFonts w:ascii="Times New Roman" w:eastAsia="Times New Roman" w:hAnsi="Times New Roman" w:cs="Times New Roman"/>
          <w:color w:val="000000" w:themeColor="text1"/>
        </w:rPr>
        <w:t>as incredibly helpful and I took every suggestion given. I rewrote paragraphs that were deemed wordy, shortened certain quotations, cut run on sentences, and added more context when referencing books</w:t>
      </w:r>
      <w:r w:rsidR="59C19A92" w:rsidRPr="6C65FDD0">
        <w:rPr>
          <w:rFonts w:ascii="Times New Roman" w:eastAsia="Times New Roman" w:hAnsi="Times New Roman" w:cs="Times New Roman"/>
          <w:color w:val="000000" w:themeColor="text1"/>
        </w:rPr>
        <w:t xml:space="preserve"> and other terminology</w:t>
      </w:r>
      <w:r w:rsidR="1CADE8C6" w:rsidRPr="6C65FDD0">
        <w:rPr>
          <w:rFonts w:ascii="Times New Roman" w:eastAsia="Times New Roman" w:hAnsi="Times New Roman" w:cs="Times New Roman"/>
          <w:color w:val="000000" w:themeColor="text1"/>
        </w:rPr>
        <w:t xml:space="preserve">. I also emphasized the imbalanced </w:t>
      </w:r>
      <w:r w:rsidR="51FE129B" w:rsidRPr="6C65FDD0">
        <w:rPr>
          <w:rFonts w:ascii="Times New Roman" w:eastAsia="Times New Roman" w:hAnsi="Times New Roman" w:cs="Times New Roman"/>
          <w:color w:val="000000" w:themeColor="text1"/>
        </w:rPr>
        <w:t xml:space="preserve">weighting of neo-conservatism to help spotlight why book banning is an issue! </w:t>
      </w:r>
      <w:r w:rsidR="20538762" w:rsidRPr="6C65FDD0">
        <w:rPr>
          <w:rFonts w:ascii="Times New Roman" w:eastAsia="Times New Roman" w:hAnsi="Times New Roman" w:cs="Times New Roman"/>
          <w:color w:val="000000" w:themeColor="text1"/>
        </w:rPr>
        <w:t xml:space="preserve">I clarified areas that were vague and overall took every suggested change! </w:t>
      </w:r>
      <w:commentRangeStart w:id="1"/>
      <w:r w:rsidR="095292B6" w:rsidRPr="6C65FDD0">
        <w:rPr>
          <w:rFonts w:ascii="Times New Roman" w:eastAsia="Times New Roman" w:hAnsi="Times New Roman" w:cs="Times New Roman"/>
          <w:color w:val="000000" w:themeColor="text1"/>
        </w:rPr>
        <w:t>I was curious if I had enough content for a substantial paper, but other than that, I took all the amazing edits suggested!</w:t>
      </w:r>
      <w:r w:rsidR="1B18ABC5" w:rsidRPr="6C65FDD0">
        <w:rPr>
          <w:rFonts w:ascii="Times New Roman" w:eastAsia="Times New Roman" w:hAnsi="Times New Roman" w:cs="Times New Roman"/>
          <w:color w:val="000000" w:themeColor="text1"/>
        </w:rPr>
        <w:t xml:space="preserve"> </w:t>
      </w:r>
      <w:commentRangeEnd w:id="1"/>
      <w:r w:rsidR="005242E5">
        <w:rPr>
          <w:rStyle w:val="CommentReference"/>
        </w:rPr>
        <w:commentReference w:id="1"/>
      </w:r>
    </w:p>
    <w:p w14:paraId="12CCB922" w14:textId="77777777" w:rsidR="003A5F64" w:rsidRDefault="003A5F64" w:rsidP="69AD4123">
      <w:pPr>
        <w:spacing w:after="0"/>
        <w:jc w:val="center"/>
        <w:rPr>
          <w:ins w:id="2" w:author="Author"/>
          <w:rFonts w:ascii="Times New Roman" w:eastAsia="Times New Roman" w:hAnsi="Times New Roman" w:cs="Times New Roman"/>
          <w:color w:val="000000" w:themeColor="text1"/>
        </w:rPr>
      </w:pPr>
    </w:p>
    <w:p w14:paraId="10150AD2" w14:textId="77777777" w:rsidR="003A5F64" w:rsidRDefault="003A5F64" w:rsidP="69AD4123">
      <w:pPr>
        <w:spacing w:after="0"/>
        <w:jc w:val="center"/>
        <w:rPr>
          <w:rFonts w:ascii="Times New Roman" w:eastAsia="Times New Roman" w:hAnsi="Times New Roman" w:cs="Times New Roman"/>
          <w:color w:val="000000" w:themeColor="text1"/>
        </w:rPr>
      </w:pPr>
    </w:p>
    <w:p w14:paraId="6C79D5EA" w14:textId="370E3353" w:rsidR="69AD4123" w:rsidRDefault="69AD4123" w:rsidP="69AD4123">
      <w:pPr>
        <w:spacing w:after="0"/>
        <w:jc w:val="center"/>
        <w:rPr>
          <w:rFonts w:ascii="Times New Roman" w:eastAsia="Times New Roman" w:hAnsi="Times New Roman" w:cs="Times New Roman"/>
          <w:color w:val="000000" w:themeColor="text1"/>
        </w:rPr>
      </w:pPr>
    </w:p>
    <w:p w14:paraId="559A643C" w14:textId="77777777" w:rsidR="00684993" w:rsidRPr="00980F70" w:rsidRDefault="3B80EED6" w:rsidP="06C43F77">
      <w:pPr>
        <w:spacing w:after="0"/>
        <w:jc w:val="center"/>
        <w:rPr>
          <w:b/>
          <w:bCs/>
        </w:rPr>
      </w:pPr>
      <w:r w:rsidRPr="00980F70">
        <w:rPr>
          <w:rFonts w:ascii="Times New Roman" w:eastAsia="Times New Roman" w:hAnsi="Times New Roman" w:cs="Times New Roman"/>
          <w:b/>
          <w:bCs/>
          <w:color w:val="000000" w:themeColor="text1"/>
        </w:rPr>
        <w:t xml:space="preserve">  Book Banning: The Grey Area of Free Speech</w:t>
      </w:r>
    </w:p>
    <w:p w14:paraId="672A6659" w14:textId="77777777" w:rsidR="00684993" w:rsidRDefault="00684993"/>
    <w:p w14:paraId="213798A4" w14:textId="49AB0C38" w:rsidR="00684993" w:rsidRPr="000523AD" w:rsidRDefault="00753B64" w:rsidP="06C43F77">
      <w:pPr>
        <w:spacing w:after="0"/>
        <w:rPr>
          <w:rFonts w:ascii="Times New Roman" w:eastAsia="Times New Roman" w:hAnsi="Times New Roman" w:cs="Times New Roman"/>
          <w:color w:val="000000" w:themeColor="text1"/>
          <w:rPrChange w:id="3" w:author="Author">
            <w:rPr/>
          </w:rPrChange>
        </w:rPr>
      </w:pPr>
      <w:r>
        <w:tab/>
      </w:r>
      <w:r w:rsidR="3B80EED6" w:rsidRPr="06C43F77">
        <w:rPr>
          <w:rFonts w:ascii="Times New Roman" w:eastAsia="Times New Roman" w:hAnsi="Times New Roman" w:cs="Times New Roman"/>
          <w:color w:val="000000" w:themeColor="text1"/>
        </w:rPr>
        <w:t>Knitted in the Constitution, the First Amendment outlines the freed</w:t>
      </w:r>
      <w:r>
        <w:rPr>
          <w:rFonts w:ascii="Times New Roman" w:eastAsia="Times New Roman" w:hAnsi="Times New Roman" w:cs="Times New Roman"/>
          <w:color w:val="000000" w:themeColor="text1"/>
        </w:rPr>
        <w:t xml:space="preserve">om of speech and press, pillars </w:t>
      </w:r>
      <w:r w:rsidR="00273287">
        <w:rPr>
          <w:rFonts w:ascii="Times New Roman" w:eastAsia="Times New Roman" w:hAnsi="Times New Roman" w:cs="Times New Roman"/>
          <w:color w:val="000000" w:themeColor="text1"/>
        </w:rPr>
        <w:t xml:space="preserve">which are </w:t>
      </w:r>
      <w:r w:rsidR="3B80EED6" w:rsidRPr="06C43F77">
        <w:rPr>
          <w:rFonts w:ascii="Times New Roman" w:eastAsia="Times New Roman" w:hAnsi="Times New Roman" w:cs="Times New Roman"/>
          <w:color w:val="000000" w:themeColor="text1"/>
        </w:rPr>
        <w:t xml:space="preserve">central to the identity of the United States. Book banning, “the practice of prohibiting or restricting the reading of certain books by the general public or by members of a local community or religious group” as per </w:t>
      </w:r>
      <w:r w:rsidRPr="06C43F77">
        <w:rPr>
          <w:rFonts w:ascii="Times New Roman" w:eastAsia="Times New Roman" w:hAnsi="Times New Roman" w:cs="Times New Roman"/>
          <w:color w:val="000000" w:themeColor="text1"/>
        </w:rPr>
        <w:t>Merriam</w:t>
      </w:r>
      <w:r>
        <w:rPr>
          <w:rFonts w:ascii="Times New Roman" w:eastAsia="Times New Roman" w:hAnsi="Times New Roman" w:cs="Times New Roman"/>
          <w:color w:val="000000" w:themeColor="text1"/>
        </w:rPr>
        <w:t>-</w:t>
      </w:r>
      <w:r w:rsidR="3B80EED6" w:rsidRPr="06C43F77">
        <w:rPr>
          <w:rFonts w:ascii="Times New Roman" w:eastAsia="Times New Roman" w:hAnsi="Times New Roman" w:cs="Times New Roman"/>
          <w:color w:val="000000" w:themeColor="text1"/>
        </w:rPr>
        <w:t xml:space="preserve">Webster Dictionary, </w:t>
      </w:r>
      <w:r w:rsidR="005242E5">
        <w:rPr>
          <w:rFonts w:ascii="Times New Roman" w:eastAsia="Times New Roman" w:hAnsi="Times New Roman" w:cs="Times New Roman"/>
          <w:color w:val="000000" w:themeColor="text1"/>
        </w:rPr>
        <w:t>has</w:t>
      </w:r>
      <w:r w:rsidR="3B80EED6" w:rsidRPr="06C43F77">
        <w:rPr>
          <w:rFonts w:ascii="Times New Roman" w:eastAsia="Times New Roman" w:hAnsi="Times New Roman" w:cs="Times New Roman"/>
          <w:color w:val="000000" w:themeColor="text1"/>
        </w:rPr>
        <w:t xml:space="preserve"> gained popularity significantly in the past few years. A practice that originated in 1650, </w:t>
      </w:r>
      <w:r w:rsidR="0AD72B06" w:rsidRPr="06C43F77">
        <w:rPr>
          <w:rFonts w:ascii="Times New Roman" w:eastAsia="Times New Roman" w:hAnsi="Times New Roman" w:cs="Times New Roman"/>
          <w:color w:val="000000" w:themeColor="text1"/>
        </w:rPr>
        <w:t>in the colonial era,</w:t>
      </w:r>
      <w:r w:rsidR="3B80EED6" w:rsidRPr="06C43F77">
        <w:rPr>
          <w:rFonts w:ascii="Times New Roman" w:eastAsia="Times New Roman" w:hAnsi="Times New Roman" w:cs="Times New Roman"/>
          <w:color w:val="000000" w:themeColor="text1"/>
        </w:rPr>
        <w:t xml:space="preserve"> when William Pynchon’s </w:t>
      </w:r>
      <w:r w:rsidR="3B80EED6" w:rsidRPr="65CF57A7">
        <w:rPr>
          <w:rFonts w:ascii="Times New Roman" w:eastAsia="Times New Roman" w:hAnsi="Times New Roman" w:cs="Times New Roman"/>
          <w:i/>
          <w:iCs/>
          <w:color w:val="000000" w:themeColor="text1"/>
        </w:rPr>
        <w:t>The Meritorious Price of Our Redemption</w:t>
      </w:r>
      <w:r w:rsidR="3B80EED6" w:rsidRPr="06C43F77">
        <w:rPr>
          <w:rFonts w:ascii="Times New Roman" w:eastAsia="Times New Roman" w:hAnsi="Times New Roman" w:cs="Times New Roman"/>
          <w:color w:val="000000" w:themeColor="text1"/>
        </w:rPr>
        <w:t xml:space="preserve"> was prohibited for conflicting with Puritan Calvinist beliefs</w:t>
      </w:r>
      <w:ins w:id="4" w:author="Author">
        <w:r w:rsidR="000523AD">
          <w:rPr>
            <w:rFonts w:ascii="Times New Roman" w:eastAsia="Times New Roman" w:hAnsi="Times New Roman" w:cs="Times New Roman"/>
            <w:color w:val="000000" w:themeColor="text1"/>
          </w:rPr>
          <w:t xml:space="preserve"> </w:t>
        </w:r>
        <w:r w:rsidR="000523AD" w:rsidRPr="000523AD">
          <w:rPr>
            <w:rFonts w:ascii="Times New Roman" w:eastAsia="Times New Roman" w:hAnsi="Times New Roman" w:cs="Times New Roman"/>
            <w:color w:val="000000" w:themeColor="text1"/>
          </w:rPr>
          <w:t>(Blakemore, 2024)</w:t>
        </w:r>
      </w:ins>
      <w:r w:rsidR="3B80EED6" w:rsidRPr="06C43F77">
        <w:rPr>
          <w:rFonts w:ascii="Times New Roman" w:eastAsia="Times New Roman" w:hAnsi="Times New Roman" w:cs="Times New Roman"/>
          <w:color w:val="000000" w:themeColor="text1"/>
        </w:rPr>
        <w:t>, book banning is prevalent</w:t>
      </w:r>
      <w:r w:rsidR="138B6EF4" w:rsidRPr="06C43F77">
        <w:rPr>
          <w:rFonts w:ascii="Times New Roman" w:eastAsia="Times New Roman" w:hAnsi="Times New Roman" w:cs="Times New Roman"/>
          <w:color w:val="000000" w:themeColor="text1"/>
        </w:rPr>
        <w:t xml:space="preserve"> throughout American history, long before the new wave of contemporary book banning. </w:t>
      </w:r>
    </w:p>
    <w:p w14:paraId="29E0FE42" w14:textId="128EBA69" w:rsidR="4080F274" w:rsidRDefault="4080F274" w:rsidP="4080F274">
      <w:pPr>
        <w:spacing w:after="0"/>
        <w:rPr>
          <w:rFonts w:ascii="Times New Roman" w:eastAsia="Times New Roman" w:hAnsi="Times New Roman" w:cs="Times New Roman"/>
          <w:color w:val="000000" w:themeColor="text1"/>
        </w:rPr>
      </w:pPr>
    </w:p>
    <w:p w14:paraId="4069C77F" w14:textId="559F5AF6" w:rsidR="00684993" w:rsidRDefault="3B80EED6" w:rsidP="06C43F77">
      <w:pPr>
        <w:spacing w:after="0"/>
        <w:ind w:firstLine="720"/>
      </w:pPr>
      <w:r w:rsidRPr="65CF57A7">
        <w:rPr>
          <w:rFonts w:ascii="Times New Roman" w:eastAsia="Times New Roman" w:hAnsi="Times New Roman" w:cs="Times New Roman"/>
          <w:color w:val="000000" w:themeColor="text1"/>
        </w:rPr>
        <w:t xml:space="preserve">Whether it be the banning of anti-slavery sentiments in novels such as Beecher Stowe’s </w:t>
      </w:r>
      <w:r w:rsidRPr="65CF57A7">
        <w:rPr>
          <w:rFonts w:ascii="Times New Roman" w:eastAsia="Times New Roman" w:hAnsi="Times New Roman" w:cs="Times New Roman"/>
          <w:i/>
          <w:iCs/>
          <w:color w:val="000000" w:themeColor="text1"/>
        </w:rPr>
        <w:t>Uncle Tom’s Cabin</w:t>
      </w:r>
      <w:r w:rsidRPr="65CF57A7">
        <w:rPr>
          <w:rFonts w:ascii="Times New Roman" w:eastAsia="Times New Roman" w:hAnsi="Times New Roman" w:cs="Times New Roman"/>
          <w:color w:val="000000" w:themeColor="text1"/>
        </w:rPr>
        <w:t xml:space="preserve"> or the war on “immorality” with the Comstock Act and the criminalization of advocating for birth control</w:t>
      </w:r>
      <w:r w:rsidR="51157AFA" w:rsidRPr="65CF57A7">
        <w:rPr>
          <w:rFonts w:ascii="Times New Roman" w:eastAsia="Times New Roman" w:hAnsi="Times New Roman" w:cs="Times New Roman"/>
          <w:color w:val="000000" w:themeColor="text1"/>
        </w:rPr>
        <w:t xml:space="preserve"> via literature and mail</w:t>
      </w:r>
      <w:r w:rsidRPr="65CF57A7">
        <w:rPr>
          <w:rFonts w:ascii="Times New Roman" w:eastAsia="Times New Roman" w:hAnsi="Times New Roman" w:cs="Times New Roman"/>
          <w:color w:val="000000" w:themeColor="text1"/>
        </w:rPr>
        <w:t xml:space="preserve">, book banning is present every time Americans challenge “controversial” beliefs and movements. Though there are legal provisions developed around the issue, </w:t>
      </w:r>
      <w:commentRangeStart w:id="5"/>
      <w:r w:rsidRPr="65CF57A7">
        <w:rPr>
          <w:rFonts w:ascii="Times New Roman" w:eastAsia="Times New Roman" w:hAnsi="Times New Roman" w:cs="Times New Roman"/>
          <w:color w:val="000000" w:themeColor="text1"/>
        </w:rPr>
        <w:t xml:space="preserve">legislation is key to solidifying the grey areas and ensuring that federal precedents are </w:t>
      </w:r>
      <w:r w:rsidR="00273287" w:rsidRPr="65CF57A7">
        <w:rPr>
          <w:rFonts w:ascii="Times New Roman" w:eastAsia="Times New Roman" w:hAnsi="Times New Roman" w:cs="Times New Roman"/>
          <w:color w:val="000000" w:themeColor="text1"/>
        </w:rPr>
        <w:t xml:space="preserve">not </w:t>
      </w:r>
      <w:ins w:id="6" w:author="Author">
        <w:r w:rsidR="2C741A76" w:rsidRPr="65CF57A7">
          <w:rPr>
            <w:rFonts w:ascii="Times New Roman" w:eastAsia="Times New Roman" w:hAnsi="Times New Roman" w:cs="Times New Roman"/>
            <w:color w:val="000000" w:themeColor="text1"/>
          </w:rPr>
          <w:t xml:space="preserve">disregarded </w:t>
        </w:r>
      </w:ins>
      <w:r w:rsidR="00273287" w:rsidRPr="65CF57A7">
        <w:rPr>
          <w:rFonts w:ascii="Times New Roman" w:eastAsia="Times New Roman" w:hAnsi="Times New Roman" w:cs="Times New Roman"/>
          <w:color w:val="000000" w:themeColor="text1"/>
        </w:rPr>
        <w:t>by</w:t>
      </w:r>
      <w:r w:rsidRPr="65CF57A7">
        <w:rPr>
          <w:rFonts w:ascii="Times New Roman" w:eastAsia="Times New Roman" w:hAnsi="Times New Roman" w:cs="Times New Roman"/>
          <w:color w:val="000000" w:themeColor="text1"/>
        </w:rPr>
        <w:t xml:space="preserve"> state rulings and </w:t>
      </w:r>
      <w:ins w:id="7" w:author="Author">
        <w:r w:rsidR="54B1EED2" w:rsidRPr="65CF57A7">
          <w:rPr>
            <w:rFonts w:ascii="Times New Roman" w:eastAsia="Times New Roman" w:hAnsi="Times New Roman" w:cs="Times New Roman"/>
            <w:color w:val="000000" w:themeColor="text1"/>
          </w:rPr>
          <w:t>puritanical, conservative leaning</w:t>
        </w:r>
        <w:r w:rsidR="00273287" w:rsidRPr="65CF57A7">
          <w:rPr>
            <w:rFonts w:ascii="Times New Roman" w:eastAsia="Times New Roman" w:hAnsi="Times New Roman" w:cs="Times New Roman"/>
            <w:color w:val="000000" w:themeColor="text1"/>
          </w:rPr>
          <w:t xml:space="preserve"> </w:t>
        </w:r>
      </w:ins>
      <w:r w:rsidRPr="65CF57A7">
        <w:rPr>
          <w:rFonts w:ascii="Times New Roman" w:eastAsia="Times New Roman" w:hAnsi="Times New Roman" w:cs="Times New Roman"/>
          <w:color w:val="000000" w:themeColor="text1"/>
        </w:rPr>
        <w:t>actions.</w:t>
      </w:r>
      <w:commentRangeEnd w:id="5"/>
      <w:r>
        <w:rPr>
          <w:rStyle w:val="CommentReference"/>
        </w:rPr>
        <w:commentReference w:id="5"/>
      </w:r>
    </w:p>
    <w:p w14:paraId="5DAB6C7B" w14:textId="77777777" w:rsidR="00684993" w:rsidRDefault="00684993"/>
    <w:p w14:paraId="097E9FB8" w14:textId="07BFFED0" w:rsidR="00684993" w:rsidRDefault="3B80EED6" w:rsidP="06C43F77">
      <w:pPr>
        <w:spacing w:after="0"/>
      </w:pPr>
      <w:r w:rsidRPr="65CF57A7">
        <w:rPr>
          <w:rFonts w:ascii="Times New Roman" w:eastAsia="Times New Roman" w:hAnsi="Times New Roman" w:cs="Times New Roman"/>
          <w:color w:val="000000" w:themeColor="text1"/>
        </w:rPr>
        <w:t xml:space="preserve">     In the last few years, book banning has faced a wave of resurgence with the rise of neo-conservatism</w:t>
      </w:r>
      <w:r w:rsidR="725BF7A0" w:rsidRPr="65CF57A7">
        <w:rPr>
          <w:rFonts w:ascii="Times New Roman" w:eastAsia="Times New Roman" w:hAnsi="Times New Roman" w:cs="Times New Roman"/>
          <w:color w:val="000000" w:themeColor="text1"/>
        </w:rPr>
        <w:t xml:space="preserve">, a movement that combines traditional </w:t>
      </w:r>
      <w:commentRangeStart w:id="8"/>
      <w:r w:rsidR="00273287" w:rsidRPr="65CF57A7">
        <w:rPr>
          <w:rFonts w:ascii="Times New Roman" w:eastAsia="Times New Roman" w:hAnsi="Times New Roman" w:cs="Times New Roman"/>
          <w:color w:val="000000" w:themeColor="text1"/>
        </w:rPr>
        <w:t>values</w:t>
      </w:r>
      <w:commentRangeEnd w:id="8"/>
      <w:r>
        <w:rPr>
          <w:rStyle w:val="CommentReference"/>
        </w:rPr>
        <w:commentReference w:id="8"/>
      </w:r>
      <w:r w:rsidR="006552FF" w:rsidRPr="65CF57A7">
        <w:rPr>
          <w:rFonts w:ascii="Times New Roman" w:eastAsia="Times New Roman" w:hAnsi="Times New Roman" w:cs="Times New Roman"/>
          <w:color w:val="000000" w:themeColor="text1"/>
        </w:rPr>
        <w:t xml:space="preserve">-- </w:t>
      </w:r>
      <w:r w:rsidR="00273287" w:rsidRPr="65CF57A7">
        <w:rPr>
          <w:rFonts w:ascii="Times New Roman" w:eastAsia="Times New Roman" w:hAnsi="Times New Roman" w:cs="Times New Roman"/>
          <w:color w:val="000000" w:themeColor="text1"/>
        </w:rPr>
        <w:t xml:space="preserve">such as </w:t>
      </w:r>
      <w:r w:rsidR="006552FF" w:rsidRPr="65CF57A7">
        <w:rPr>
          <w:rFonts w:ascii="Times New Roman" w:eastAsia="Times New Roman" w:hAnsi="Times New Roman" w:cs="Times New Roman"/>
          <w:color w:val="000000" w:themeColor="text1"/>
        </w:rPr>
        <w:t xml:space="preserve">established </w:t>
      </w:r>
      <w:r w:rsidR="00273287" w:rsidRPr="65CF57A7">
        <w:rPr>
          <w:rFonts w:ascii="Times New Roman" w:eastAsia="Times New Roman" w:hAnsi="Times New Roman" w:cs="Times New Roman"/>
          <w:color w:val="000000" w:themeColor="text1"/>
        </w:rPr>
        <w:t xml:space="preserve">gendered roles, </w:t>
      </w:r>
      <w:r w:rsidR="006552FF" w:rsidRPr="65CF57A7">
        <w:rPr>
          <w:rFonts w:ascii="Times New Roman" w:eastAsia="Times New Roman" w:hAnsi="Times New Roman" w:cs="Times New Roman"/>
          <w:color w:val="000000" w:themeColor="text1"/>
        </w:rPr>
        <w:t>deference to institutional</w:t>
      </w:r>
      <w:r w:rsidR="00273287" w:rsidRPr="65CF57A7">
        <w:rPr>
          <w:rFonts w:ascii="Times New Roman" w:eastAsia="Times New Roman" w:hAnsi="Times New Roman" w:cs="Times New Roman"/>
          <w:color w:val="000000" w:themeColor="text1"/>
        </w:rPr>
        <w:t xml:space="preserve"> hierarchies, and </w:t>
      </w:r>
      <w:r w:rsidR="006552FF" w:rsidRPr="65CF57A7">
        <w:rPr>
          <w:rFonts w:ascii="Times New Roman" w:eastAsia="Times New Roman" w:hAnsi="Times New Roman" w:cs="Times New Roman"/>
          <w:color w:val="000000" w:themeColor="text1"/>
        </w:rPr>
        <w:t xml:space="preserve">the prioritization of religious or moral authority-- </w:t>
      </w:r>
      <w:r w:rsidR="725BF7A0" w:rsidRPr="65CF57A7">
        <w:rPr>
          <w:rFonts w:ascii="Times New Roman" w:eastAsia="Times New Roman" w:hAnsi="Times New Roman" w:cs="Times New Roman"/>
          <w:color w:val="000000" w:themeColor="text1"/>
        </w:rPr>
        <w:t>with political individ</w:t>
      </w:r>
      <w:r w:rsidR="4ABE4884" w:rsidRPr="65CF57A7">
        <w:rPr>
          <w:rFonts w:ascii="Times New Roman" w:eastAsia="Times New Roman" w:hAnsi="Times New Roman" w:cs="Times New Roman"/>
          <w:color w:val="000000" w:themeColor="text1"/>
        </w:rPr>
        <w:t>ualism and an endorsement of free markets</w:t>
      </w:r>
      <w:r w:rsidR="006552FF" w:rsidRPr="65CF57A7">
        <w:rPr>
          <w:rFonts w:ascii="Times New Roman" w:eastAsia="Times New Roman" w:hAnsi="Times New Roman" w:cs="Times New Roman"/>
          <w:color w:val="000000" w:themeColor="text1"/>
        </w:rPr>
        <w:t>.</w:t>
      </w:r>
      <w:r w:rsidRPr="65CF57A7">
        <w:rPr>
          <w:rFonts w:ascii="Times New Roman" w:eastAsia="Times New Roman" w:hAnsi="Times New Roman" w:cs="Times New Roman"/>
          <w:color w:val="000000" w:themeColor="text1"/>
        </w:rPr>
        <w:t xml:space="preserve"> </w:t>
      </w:r>
      <w:proofErr w:type="gramStart"/>
      <w:r w:rsidR="006552FF" w:rsidRPr="65CF57A7">
        <w:rPr>
          <w:rFonts w:ascii="Times New Roman" w:eastAsia="Times New Roman" w:hAnsi="Times New Roman" w:cs="Times New Roman"/>
          <w:color w:val="000000" w:themeColor="text1"/>
        </w:rPr>
        <w:t xml:space="preserve">The </w:t>
      </w:r>
      <w:r w:rsidRPr="65CF57A7">
        <w:rPr>
          <w:rFonts w:ascii="Times New Roman" w:eastAsia="Times New Roman" w:hAnsi="Times New Roman" w:cs="Times New Roman"/>
          <w:color w:val="000000" w:themeColor="text1"/>
        </w:rPr>
        <w:t>practice</w:t>
      </w:r>
      <w:proofErr w:type="gramEnd"/>
      <w:r w:rsidRPr="65CF57A7">
        <w:rPr>
          <w:rFonts w:ascii="Times New Roman" w:eastAsia="Times New Roman" w:hAnsi="Times New Roman" w:cs="Times New Roman"/>
          <w:color w:val="000000" w:themeColor="text1"/>
        </w:rPr>
        <w:t xml:space="preserve"> </w:t>
      </w:r>
      <w:r w:rsidR="006552FF" w:rsidRPr="65CF57A7">
        <w:rPr>
          <w:rFonts w:ascii="Times New Roman" w:eastAsia="Times New Roman" w:hAnsi="Times New Roman" w:cs="Times New Roman"/>
          <w:color w:val="000000" w:themeColor="text1"/>
        </w:rPr>
        <w:t xml:space="preserve">is </w:t>
      </w:r>
      <w:r w:rsidRPr="65CF57A7">
        <w:rPr>
          <w:rFonts w:ascii="Times New Roman" w:eastAsia="Times New Roman" w:hAnsi="Times New Roman" w:cs="Times New Roman"/>
          <w:color w:val="000000" w:themeColor="text1"/>
        </w:rPr>
        <w:t xml:space="preserve">now endowed with political polarization as the country becomes increasingly divisive. Fueled by organizations such as Moms for Liberty and Utah Parents United, book banning is now rooted in a movement of censorship, an attempt to control the ideas, beliefs, and systems students are exposed to when they interact with written work. </w:t>
      </w:r>
    </w:p>
    <w:p w14:paraId="02EB378F" w14:textId="77777777" w:rsidR="00684993" w:rsidRDefault="00684993"/>
    <w:p w14:paraId="4594E0DF" w14:textId="201F670E" w:rsidR="00684993" w:rsidRPr="00181D6F" w:rsidRDefault="3B80EED6" w:rsidP="06C43F77">
      <w:pPr>
        <w:spacing w:after="0"/>
        <w:rPr>
          <w:rFonts w:ascii="Times New Roman" w:eastAsia="Times New Roman" w:hAnsi="Times New Roman" w:cs="Times New Roman"/>
          <w:color w:val="000000" w:themeColor="text1"/>
          <w:rPrChange w:id="9" w:author="Author">
            <w:rPr/>
          </w:rPrChange>
        </w:rPr>
      </w:pPr>
      <w:r w:rsidRPr="65CF57A7">
        <w:rPr>
          <w:rFonts w:ascii="Times New Roman" w:eastAsia="Times New Roman" w:hAnsi="Times New Roman" w:cs="Times New Roman"/>
          <w:color w:val="000000" w:themeColor="text1"/>
        </w:rPr>
        <w:lastRenderedPageBreak/>
        <w:t xml:space="preserve">     As with </w:t>
      </w:r>
      <w:r w:rsidR="005242E5" w:rsidRPr="65CF57A7">
        <w:rPr>
          <w:rFonts w:ascii="Times New Roman" w:eastAsia="Times New Roman" w:hAnsi="Times New Roman" w:cs="Times New Roman"/>
          <w:color w:val="000000" w:themeColor="text1"/>
        </w:rPr>
        <w:t xml:space="preserve">most </w:t>
      </w:r>
      <w:r w:rsidRPr="65CF57A7">
        <w:rPr>
          <w:rFonts w:ascii="Times New Roman" w:eastAsia="Times New Roman" w:hAnsi="Times New Roman" w:cs="Times New Roman"/>
          <w:color w:val="000000" w:themeColor="text1"/>
        </w:rPr>
        <w:t xml:space="preserve">contentious issues in the United States today, book banning is a topic that has been brought to the Supreme Court and ruled on, with </w:t>
      </w:r>
      <w:r w:rsidR="5A4616D5" w:rsidRPr="65CF57A7">
        <w:rPr>
          <w:rFonts w:ascii="Times New Roman" w:eastAsia="Times New Roman" w:hAnsi="Times New Roman" w:cs="Times New Roman"/>
          <w:color w:val="000000" w:themeColor="text1"/>
        </w:rPr>
        <w:t xml:space="preserve">valid </w:t>
      </w:r>
      <w:r w:rsidRPr="65CF57A7">
        <w:rPr>
          <w:rFonts w:ascii="Times New Roman" w:eastAsia="Times New Roman" w:hAnsi="Times New Roman" w:cs="Times New Roman"/>
          <w:color w:val="000000" w:themeColor="text1"/>
        </w:rPr>
        <w:t>precedents created</w:t>
      </w:r>
      <w:r w:rsidR="17409716" w:rsidRPr="65CF57A7">
        <w:rPr>
          <w:rFonts w:ascii="Times New Roman" w:eastAsia="Times New Roman" w:hAnsi="Times New Roman" w:cs="Times New Roman"/>
          <w:color w:val="000000" w:themeColor="text1"/>
        </w:rPr>
        <w:t xml:space="preserve"> regarding how to weig</w:t>
      </w:r>
      <w:r w:rsidR="0F6BAA36" w:rsidRPr="65CF57A7">
        <w:rPr>
          <w:rFonts w:ascii="Times New Roman" w:eastAsia="Times New Roman" w:hAnsi="Times New Roman" w:cs="Times New Roman"/>
          <w:color w:val="000000" w:themeColor="text1"/>
        </w:rPr>
        <w:t>h</w:t>
      </w:r>
      <w:r w:rsidR="17409716" w:rsidRPr="65CF57A7">
        <w:rPr>
          <w:rFonts w:ascii="Times New Roman" w:eastAsia="Times New Roman" w:hAnsi="Times New Roman" w:cs="Times New Roman"/>
          <w:color w:val="000000" w:themeColor="text1"/>
        </w:rPr>
        <w:t xml:space="preserve"> freedom of speech vs </w:t>
      </w:r>
      <w:r w:rsidR="6BEAB26C" w:rsidRPr="65CF57A7">
        <w:rPr>
          <w:rFonts w:ascii="Times New Roman" w:eastAsia="Times New Roman" w:hAnsi="Times New Roman" w:cs="Times New Roman"/>
          <w:color w:val="000000" w:themeColor="text1"/>
        </w:rPr>
        <w:t>maintaining the sanctity of education</w:t>
      </w:r>
      <w:r w:rsidRPr="65CF57A7">
        <w:rPr>
          <w:rFonts w:ascii="Times New Roman" w:eastAsia="Times New Roman" w:hAnsi="Times New Roman" w:cs="Times New Roman"/>
          <w:color w:val="000000" w:themeColor="text1"/>
        </w:rPr>
        <w:t xml:space="preserve">. One significant case in 1982, the </w:t>
      </w:r>
      <w:r w:rsidRPr="65CF57A7">
        <w:rPr>
          <w:rFonts w:ascii="Times New Roman" w:eastAsia="Times New Roman" w:hAnsi="Times New Roman" w:cs="Times New Roman"/>
          <w:i/>
          <w:iCs/>
          <w:color w:val="000000" w:themeColor="text1"/>
        </w:rPr>
        <w:t xml:space="preserve">Board of Education, Island Trees Union Free School District v Pico </w:t>
      </w:r>
      <w:r w:rsidRPr="65CF57A7">
        <w:rPr>
          <w:rFonts w:ascii="Times New Roman" w:eastAsia="Times New Roman" w:hAnsi="Times New Roman" w:cs="Times New Roman"/>
          <w:color w:val="000000" w:themeColor="text1"/>
        </w:rPr>
        <w:t xml:space="preserve">took place after a local school board in New York received a complaint from the Parents of New York City United about nine books, including Vonnegut’s </w:t>
      </w:r>
      <w:r w:rsidRPr="65CF57A7">
        <w:rPr>
          <w:rFonts w:ascii="Times New Roman" w:eastAsia="Times New Roman" w:hAnsi="Times New Roman" w:cs="Times New Roman"/>
          <w:i/>
          <w:iCs/>
          <w:color w:val="000000" w:themeColor="text1"/>
        </w:rPr>
        <w:t>Slaughter House Five</w:t>
      </w:r>
      <w:r w:rsidRPr="65CF57A7">
        <w:rPr>
          <w:rFonts w:ascii="Times New Roman" w:eastAsia="Times New Roman" w:hAnsi="Times New Roman" w:cs="Times New Roman"/>
          <w:color w:val="000000" w:themeColor="text1"/>
        </w:rPr>
        <w:t xml:space="preserve"> and Langston Hughes’s </w:t>
      </w:r>
      <w:r w:rsidRPr="65CF57A7">
        <w:rPr>
          <w:rFonts w:ascii="Times New Roman" w:eastAsia="Times New Roman" w:hAnsi="Times New Roman" w:cs="Times New Roman"/>
          <w:i/>
          <w:iCs/>
          <w:color w:val="000000" w:themeColor="text1"/>
        </w:rPr>
        <w:t xml:space="preserve">Best Short Stories by Negro Writers </w:t>
      </w:r>
      <w:r w:rsidRPr="65CF57A7">
        <w:rPr>
          <w:rFonts w:ascii="Times New Roman" w:eastAsia="Times New Roman" w:hAnsi="Times New Roman" w:cs="Times New Roman"/>
          <w:color w:val="000000" w:themeColor="text1"/>
        </w:rPr>
        <w:t>under the guise that they were “anti-American, anti-Christian, anti-</w:t>
      </w:r>
      <w:r w:rsidR="00D76C44" w:rsidRPr="65CF57A7">
        <w:rPr>
          <w:rFonts w:ascii="Times New Roman" w:eastAsia="Times New Roman" w:hAnsi="Times New Roman" w:cs="Times New Roman"/>
          <w:color w:val="000000" w:themeColor="text1"/>
        </w:rPr>
        <w:t>Semitic, and just plain filthy</w:t>
      </w:r>
      <w:del w:id="10" w:author="Author">
        <w:r w:rsidR="00D76C44" w:rsidRPr="65CF57A7" w:rsidDel="00181D6F">
          <w:rPr>
            <w:rFonts w:ascii="Times New Roman" w:eastAsia="Times New Roman" w:hAnsi="Times New Roman" w:cs="Times New Roman"/>
            <w:color w:val="000000" w:themeColor="text1"/>
          </w:rPr>
          <w:delText>.</w:delText>
        </w:r>
      </w:del>
      <w:r w:rsidR="00D76C44" w:rsidRPr="65CF57A7">
        <w:rPr>
          <w:rFonts w:ascii="Times New Roman" w:eastAsia="Times New Roman" w:hAnsi="Times New Roman" w:cs="Times New Roman"/>
          <w:color w:val="000000" w:themeColor="text1"/>
        </w:rPr>
        <w:t>”</w:t>
      </w:r>
      <w:ins w:id="11" w:author="Author">
        <w:r w:rsidR="00181D6F">
          <w:rPr>
            <w:rFonts w:ascii="Times New Roman" w:eastAsia="Times New Roman" w:hAnsi="Times New Roman" w:cs="Times New Roman"/>
            <w:color w:val="000000" w:themeColor="text1"/>
          </w:rPr>
          <w:t xml:space="preserve"> </w:t>
        </w:r>
        <w:r w:rsidR="00181D6F" w:rsidRPr="00181D6F">
          <w:rPr>
            <w:rFonts w:ascii="Times New Roman" w:eastAsia="Times New Roman" w:hAnsi="Times New Roman" w:cs="Times New Roman"/>
            <w:color w:val="000000" w:themeColor="text1"/>
          </w:rPr>
          <w:t>(Bill of Rights Institute, n.d.)</w:t>
        </w:r>
        <w:r w:rsidR="00181D6F">
          <w:rPr>
            <w:rFonts w:ascii="Times New Roman" w:eastAsia="Times New Roman" w:hAnsi="Times New Roman" w:cs="Times New Roman"/>
            <w:color w:val="000000" w:themeColor="text1"/>
          </w:rPr>
          <w:t>.</w:t>
        </w:r>
      </w:ins>
      <w:r w:rsidRPr="65CF57A7">
        <w:rPr>
          <w:rFonts w:ascii="Times New Roman" w:eastAsia="Times New Roman" w:hAnsi="Times New Roman" w:cs="Times New Roman"/>
          <w:color w:val="000000" w:themeColor="text1"/>
        </w:rPr>
        <w:t xml:space="preserve"> In February 1976, these books were removed from junior high and high school libraries. This decision was then challenged by five students</w:t>
      </w:r>
      <w:r w:rsidR="00D76C44" w:rsidRPr="65CF57A7">
        <w:rPr>
          <w:rFonts w:ascii="Times New Roman" w:eastAsia="Times New Roman" w:hAnsi="Times New Roman" w:cs="Times New Roman"/>
          <w:color w:val="000000" w:themeColor="text1"/>
        </w:rPr>
        <w:t>,</w:t>
      </w:r>
      <w:r w:rsidRPr="65CF57A7">
        <w:rPr>
          <w:rFonts w:ascii="Times New Roman" w:eastAsia="Times New Roman" w:hAnsi="Times New Roman" w:cs="Times New Roman"/>
          <w:color w:val="000000" w:themeColor="text1"/>
        </w:rPr>
        <w:t xml:space="preserve"> including namesake Steven Pico</w:t>
      </w:r>
      <w:r w:rsidR="00D76C44" w:rsidRPr="65CF57A7">
        <w:rPr>
          <w:rFonts w:ascii="Times New Roman" w:eastAsia="Times New Roman" w:hAnsi="Times New Roman" w:cs="Times New Roman"/>
          <w:color w:val="000000" w:themeColor="text1"/>
        </w:rPr>
        <w:t>,</w:t>
      </w:r>
      <w:r w:rsidRPr="65CF57A7">
        <w:rPr>
          <w:rFonts w:ascii="Times New Roman" w:eastAsia="Times New Roman" w:hAnsi="Times New Roman" w:cs="Times New Roman"/>
          <w:color w:val="000000" w:themeColor="text1"/>
        </w:rPr>
        <w:t xml:space="preserve"> who alleged </w:t>
      </w:r>
      <w:commentRangeStart w:id="12"/>
      <w:r w:rsidRPr="65CF57A7">
        <w:rPr>
          <w:rFonts w:ascii="Times New Roman" w:eastAsia="Times New Roman" w:hAnsi="Times New Roman" w:cs="Times New Roman"/>
          <w:color w:val="000000" w:themeColor="text1"/>
        </w:rPr>
        <w:t>the books were removed because they conflicted with the group’s “social, political, and moral tastes</w:t>
      </w:r>
      <w:r w:rsidR="001A04D5" w:rsidRPr="65CF57A7">
        <w:rPr>
          <w:rFonts w:ascii="Times New Roman" w:eastAsia="Times New Roman" w:hAnsi="Times New Roman" w:cs="Times New Roman"/>
          <w:color w:val="000000" w:themeColor="text1"/>
        </w:rPr>
        <w:t>”</w:t>
      </w:r>
      <w:r w:rsidRPr="65CF57A7">
        <w:rPr>
          <w:rFonts w:ascii="Times New Roman" w:eastAsia="Times New Roman" w:hAnsi="Times New Roman" w:cs="Times New Roman"/>
          <w:color w:val="000000" w:themeColor="text1"/>
        </w:rPr>
        <w:t xml:space="preserve"> and not because </w:t>
      </w:r>
      <w:r w:rsidR="001A04D5" w:rsidRPr="65CF57A7">
        <w:rPr>
          <w:rFonts w:ascii="Times New Roman" w:eastAsia="Times New Roman" w:hAnsi="Times New Roman" w:cs="Times New Roman"/>
          <w:color w:val="000000" w:themeColor="text1"/>
        </w:rPr>
        <w:t>“</w:t>
      </w:r>
      <w:r w:rsidRPr="65CF57A7">
        <w:rPr>
          <w:rFonts w:ascii="Times New Roman" w:eastAsia="Times New Roman" w:hAnsi="Times New Roman" w:cs="Times New Roman"/>
          <w:color w:val="000000" w:themeColor="text1"/>
        </w:rPr>
        <w:t>the books, taken as a whole, were lacking in educational value</w:t>
      </w:r>
      <w:del w:id="13" w:author="Author">
        <w:r w:rsidRPr="65CF57A7" w:rsidDel="00F45262">
          <w:rPr>
            <w:rFonts w:ascii="Times New Roman" w:eastAsia="Times New Roman" w:hAnsi="Times New Roman" w:cs="Times New Roman"/>
            <w:color w:val="000000" w:themeColor="text1"/>
          </w:rPr>
          <w:delText>.</w:delText>
        </w:r>
      </w:del>
      <w:r w:rsidRPr="65CF57A7">
        <w:rPr>
          <w:rFonts w:ascii="Times New Roman" w:eastAsia="Times New Roman" w:hAnsi="Times New Roman" w:cs="Times New Roman"/>
          <w:color w:val="000000" w:themeColor="text1"/>
        </w:rPr>
        <w:t>”</w:t>
      </w:r>
      <w:commentRangeEnd w:id="12"/>
      <w:r>
        <w:rPr>
          <w:rStyle w:val="CommentReference"/>
        </w:rPr>
        <w:commentReference w:id="12"/>
      </w:r>
      <w:ins w:id="14" w:author="Author">
        <w:r w:rsidR="00F45262">
          <w:rPr>
            <w:rFonts w:ascii="Times New Roman" w:eastAsia="Times New Roman" w:hAnsi="Times New Roman" w:cs="Times New Roman"/>
            <w:color w:val="000000" w:themeColor="text1"/>
          </w:rPr>
          <w:t xml:space="preserve"> </w:t>
        </w:r>
        <w:r w:rsidR="00F45262" w:rsidRPr="00181D6F">
          <w:rPr>
            <w:rFonts w:ascii="Times New Roman" w:eastAsia="Times New Roman" w:hAnsi="Times New Roman" w:cs="Times New Roman"/>
            <w:color w:val="000000" w:themeColor="text1"/>
          </w:rPr>
          <w:t>(Bill of Rights Institute, n.d.)</w:t>
        </w:r>
        <w:r w:rsidR="00F45262">
          <w:rPr>
            <w:rFonts w:ascii="Times New Roman" w:eastAsia="Times New Roman" w:hAnsi="Times New Roman" w:cs="Times New Roman"/>
            <w:color w:val="000000" w:themeColor="text1"/>
          </w:rPr>
          <w:t>.</w:t>
        </w:r>
      </w:ins>
    </w:p>
    <w:p w14:paraId="6A05A809" w14:textId="77777777" w:rsidR="00684993" w:rsidRDefault="00684993"/>
    <w:p w14:paraId="5A39BBE3" w14:textId="7E4E04DB" w:rsidR="00684993" w:rsidRDefault="3B80EED6" w:rsidP="65CF57A7">
      <w:pPr>
        <w:spacing w:after="0"/>
        <w:ind w:firstLine="720"/>
        <w:rPr>
          <w:rFonts w:ascii="Times New Roman" w:eastAsia="Times New Roman" w:hAnsi="Times New Roman" w:cs="Times New Roman"/>
          <w:color w:val="000000" w:themeColor="text1"/>
        </w:rPr>
      </w:pPr>
      <w:r w:rsidRPr="65CF57A7">
        <w:rPr>
          <w:rFonts w:ascii="Times New Roman" w:eastAsia="Times New Roman" w:hAnsi="Times New Roman" w:cs="Times New Roman"/>
          <w:color w:val="000000" w:themeColor="text1"/>
        </w:rPr>
        <w:t>This case reached the Supreme Court after the Board petitioned for a writ of certio</w:t>
      </w:r>
      <w:r w:rsidR="00D76C44" w:rsidRPr="65CF57A7">
        <w:rPr>
          <w:rFonts w:ascii="Times New Roman" w:eastAsia="Times New Roman" w:hAnsi="Times New Roman" w:cs="Times New Roman"/>
          <w:color w:val="000000" w:themeColor="text1"/>
        </w:rPr>
        <w:t>rari, which was granted. In a 5-to-</w:t>
      </w:r>
      <w:r w:rsidRPr="65CF57A7">
        <w:rPr>
          <w:rFonts w:ascii="Times New Roman" w:eastAsia="Times New Roman" w:hAnsi="Times New Roman" w:cs="Times New Roman"/>
          <w:color w:val="000000" w:themeColor="text1"/>
        </w:rPr>
        <w:t xml:space="preserve">4 decision, they ruled that </w:t>
      </w:r>
      <w:commentRangeStart w:id="15"/>
      <w:r w:rsidRPr="65CF57A7">
        <w:rPr>
          <w:rFonts w:ascii="Times New Roman" w:eastAsia="Times New Roman" w:hAnsi="Times New Roman" w:cs="Times New Roman"/>
          <w:color w:val="000000" w:themeColor="text1"/>
        </w:rPr>
        <w:t>although school boards had a personal stake in promoting respect for community values, their discretion came second to the imperatives of the First Amendment</w:t>
      </w:r>
      <w:commentRangeEnd w:id="15"/>
      <w:r w:rsidR="00684993">
        <w:rPr>
          <w:rStyle w:val="CommentReference"/>
        </w:rPr>
        <w:commentReference w:id="15"/>
      </w:r>
      <w:r w:rsidRPr="65CF57A7">
        <w:rPr>
          <w:rFonts w:ascii="Times New Roman" w:eastAsia="Times New Roman" w:hAnsi="Times New Roman" w:cs="Times New Roman"/>
          <w:color w:val="000000" w:themeColor="text1"/>
        </w:rPr>
        <w:t xml:space="preserve">, meaning that </w:t>
      </w:r>
      <w:r w:rsidR="6427846F" w:rsidRPr="65CF57A7">
        <w:rPr>
          <w:rFonts w:ascii="Times New Roman" w:eastAsia="Times New Roman" w:hAnsi="Times New Roman" w:cs="Times New Roman"/>
          <w:color w:val="000000" w:themeColor="text1"/>
        </w:rPr>
        <w:t>the school board</w:t>
      </w:r>
      <w:r w:rsidRPr="65CF57A7">
        <w:rPr>
          <w:rFonts w:ascii="Times New Roman" w:eastAsia="Times New Roman" w:hAnsi="Times New Roman" w:cs="Times New Roman"/>
          <w:color w:val="000000" w:themeColor="text1"/>
        </w:rPr>
        <w:t xml:space="preserve"> did not have the right to restrict the student’s access to library books. In the opinion published by Justice Brennan, joined by Justice Marshall and Justice Stevens, the court outlines how</w:t>
      </w:r>
      <w:r w:rsidR="57D1B6ED" w:rsidRPr="65CF57A7">
        <w:rPr>
          <w:rFonts w:ascii="Times New Roman" w:eastAsia="Times New Roman" w:hAnsi="Times New Roman" w:cs="Times New Roman"/>
          <w:color w:val="000000" w:themeColor="text1"/>
        </w:rPr>
        <w:t xml:space="preserve"> </w:t>
      </w:r>
      <w:r w:rsidR="57D1B6ED" w:rsidRPr="009E23B1">
        <w:rPr>
          <w:rFonts w:ascii="Times New Roman" w:eastAsia="Times New Roman" w:hAnsi="Times New Roman" w:cs="Times New Roman"/>
          <w:color w:val="000000" w:themeColor="text1"/>
        </w:rPr>
        <w:t>school boards cannot seek</w:t>
      </w:r>
      <w:r w:rsidRPr="009E23B1">
        <w:rPr>
          <w:rFonts w:ascii="Times New Roman" w:eastAsia="Times New Roman" w:hAnsi="Times New Roman" w:cs="Times New Roman"/>
          <w:color w:val="000000" w:themeColor="text1"/>
        </w:rPr>
        <w:t xml:space="preserve"> </w:t>
      </w:r>
      <w:r w:rsidR="47A6C917" w:rsidRPr="009E23B1">
        <w:rPr>
          <w:rFonts w:ascii="Times New Roman" w:eastAsia="Times New Roman" w:hAnsi="Times New Roman" w:cs="Times New Roman"/>
          <w:color w:val="000000" w:themeColor="text1"/>
        </w:rPr>
        <w:t>the removal of books to</w:t>
      </w:r>
      <w:r w:rsidRPr="009E23B1">
        <w:rPr>
          <w:rFonts w:ascii="Times New Roman" w:eastAsia="Times New Roman" w:hAnsi="Times New Roman" w:cs="Times New Roman"/>
          <w:color w:val="000000" w:themeColor="text1"/>
        </w:rPr>
        <w:t xml:space="preserve"> </w:t>
      </w:r>
      <w:r w:rsidR="00772988" w:rsidRPr="009E23B1">
        <w:rPr>
          <w:rFonts w:ascii="Times New Roman" w:eastAsia="Times New Roman" w:hAnsi="Times New Roman" w:cs="Times New Roman"/>
          <w:color w:val="000000" w:themeColor="text1"/>
        </w:rPr>
        <w:t>“</w:t>
      </w:r>
      <w:r w:rsidRPr="009E23B1">
        <w:rPr>
          <w:rFonts w:ascii="Times New Roman" w:eastAsia="Times New Roman" w:hAnsi="Times New Roman" w:cs="Times New Roman"/>
          <w:color w:val="000000" w:themeColor="text1"/>
        </w:rPr>
        <w:t>prescribe what shall be orthodox in politics, nationalism, religion, and other matters of opinion</w:t>
      </w:r>
      <w:r w:rsidR="0089786A" w:rsidRPr="009E23B1">
        <w:rPr>
          <w:rFonts w:ascii="Times New Roman" w:eastAsia="Times New Roman" w:hAnsi="Times New Roman" w:cs="Times New Roman"/>
          <w:color w:val="000000" w:themeColor="text1"/>
        </w:rPr>
        <w:t>.”</w:t>
      </w:r>
      <w:r w:rsidRPr="009E23B1">
        <w:rPr>
          <w:rFonts w:ascii="Times New Roman" w:eastAsia="Times New Roman" w:hAnsi="Times New Roman" w:cs="Times New Roman"/>
          <w:color w:val="000000" w:themeColor="text1"/>
        </w:rPr>
        <w:t xml:space="preserve"> </w:t>
      </w:r>
      <w:ins w:id="16" w:author="Author">
        <w:r w:rsidR="00EB254B" w:rsidRPr="009E23B1">
          <w:rPr>
            <w:rFonts w:ascii="Times New Roman" w:eastAsia="Times New Roman" w:hAnsi="Times New Roman" w:cs="Times New Roman"/>
            <w:color w:val="000000" w:themeColor="text1"/>
          </w:rPr>
          <w:t>Essentially, the court</w:t>
        </w:r>
        <w:r w:rsidR="00D74D71" w:rsidRPr="009E23B1">
          <w:rPr>
            <w:rFonts w:ascii="Times New Roman" w:eastAsia="Times New Roman" w:hAnsi="Times New Roman" w:cs="Times New Roman"/>
            <w:color w:val="000000" w:themeColor="text1"/>
          </w:rPr>
          <w:t xml:space="preserve"> emp</w:t>
        </w:r>
        <w:r w:rsidR="00951BA2" w:rsidRPr="009E23B1">
          <w:rPr>
            <w:rFonts w:ascii="Times New Roman" w:eastAsia="Times New Roman" w:hAnsi="Times New Roman" w:cs="Times New Roman"/>
            <w:color w:val="000000" w:themeColor="text1"/>
          </w:rPr>
          <w:t xml:space="preserve">hasizes the idea </w:t>
        </w:r>
        <w:proofErr w:type="gramStart"/>
        <w:r w:rsidR="00951BA2" w:rsidRPr="009E23B1">
          <w:rPr>
            <w:rFonts w:ascii="Times New Roman" w:eastAsia="Times New Roman" w:hAnsi="Times New Roman" w:cs="Times New Roman"/>
            <w:color w:val="000000" w:themeColor="text1"/>
          </w:rPr>
          <w:t xml:space="preserve">that </w:t>
        </w:r>
        <w:r w:rsidR="00EB254B" w:rsidRPr="009E23B1">
          <w:rPr>
            <w:rFonts w:ascii="Times New Roman" w:eastAsia="Times New Roman" w:hAnsi="Times New Roman" w:cs="Times New Roman"/>
            <w:color w:val="000000" w:themeColor="text1"/>
          </w:rPr>
          <w:t xml:space="preserve"> </w:t>
        </w:r>
      </w:ins>
      <w:r w:rsidR="003D704F" w:rsidRPr="009E23B1">
        <w:rPr>
          <w:rFonts w:ascii="Times New Roman" w:eastAsia="Times New Roman" w:hAnsi="Times New Roman" w:cs="Times New Roman"/>
          <w:color w:val="000000" w:themeColor="text1"/>
        </w:rPr>
        <w:t>[</w:t>
      </w:r>
      <w:commentRangeStart w:id="17"/>
      <w:proofErr w:type="gramEnd"/>
      <w:del w:id="18" w:author="Author">
        <w:r w:rsidR="003D704F" w:rsidRPr="009E23B1" w:rsidDel="009E23B1">
          <w:rPr>
            <w:rFonts w:ascii="Times New Roman" w:eastAsia="Times New Roman" w:hAnsi="Times New Roman" w:cs="Times New Roman"/>
            <w:color w:val="000000" w:themeColor="text1"/>
          </w:rPr>
          <w:delText xml:space="preserve">457 U.S. 853, 869 (1982) </w:delText>
        </w:r>
        <w:commentRangeEnd w:id="17"/>
        <w:r w:rsidR="00684993" w:rsidRPr="009E23B1" w:rsidDel="009E23B1">
          <w:rPr>
            <w:rStyle w:val="CommentReference"/>
          </w:rPr>
          <w:commentReference w:id="17"/>
        </w:r>
      </w:del>
      <w:r w:rsidR="003D704F" w:rsidRPr="009E23B1">
        <w:rPr>
          <w:rFonts w:ascii="Times New Roman" w:eastAsia="Times New Roman" w:hAnsi="Times New Roman" w:cs="Times New Roman"/>
          <w:color w:val="000000" w:themeColor="text1"/>
        </w:rPr>
        <w:t xml:space="preserve"> “Local school boards may not remove books from school libraries simply because they dislike the ideas contained in those books…</w:t>
      </w:r>
      <w:ins w:id="19" w:author="Author">
        <w:r w:rsidR="009E23B1" w:rsidRPr="009E23B1">
          <w:rPr>
            <w:rFonts w:ascii="Times New Roman" w:eastAsia="Times New Roman" w:hAnsi="Times New Roman" w:cs="Times New Roman"/>
            <w:color w:val="000000" w:themeColor="text1"/>
            <w:rPrChange w:id="20" w:author="Author">
              <w:rPr>
                <w:rFonts w:ascii="Times New Roman" w:eastAsia="Times New Roman" w:hAnsi="Times New Roman" w:cs="Times New Roman"/>
                <w:color w:val="000000" w:themeColor="text1"/>
                <w:highlight w:val="yellow"/>
              </w:rPr>
            </w:rPrChange>
          </w:rPr>
          <w:t>” [</w:t>
        </w:r>
        <w:commentRangeStart w:id="21"/>
        <w:r w:rsidR="009E23B1" w:rsidRPr="009E23B1">
          <w:rPr>
            <w:rFonts w:ascii="Times New Roman" w:eastAsia="Times New Roman" w:hAnsi="Times New Roman" w:cs="Times New Roman"/>
            <w:color w:val="000000" w:themeColor="text1"/>
            <w:rPrChange w:id="22" w:author="Author">
              <w:rPr>
                <w:rFonts w:ascii="Times New Roman" w:eastAsia="Times New Roman" w:hAnsi="Times New Roman" w:cs="Times New Roman"/>
                <w:color w:val="000000" w:themeColor="text1"/>
                <w:highlight w:val="yellow"/>
              </w:rPr>
            </w:rPrChange>
          </w:rPr>
          <w:t xml:space="preserve">457 U.S. 853, 869 (1982) </w:t>
        </w:r>
        <w:commentRangeEnd w:id="21"/>
        <w:r w:rsidR="009E23B1" w:rsidRPr="009E23B1">
          <w:rPr>
            <w:rStyle w:val="CommentReference"/>
          </w:rPr>
          <w:commentReference w:id="21"/>
        </w:r>
      </w:ins>
      <w:r w:rsidR="009E23B1" w:rsidRPr="009E23B1">
        <w:rPr>
          <w:rFonts w:ascii="Times New Roman" w:eastAsia="Times New Roman" w:hAnsi="Times New Roman" w:cs="Times New Roman"/>
          <w:color w:val="000000" w:themeColor="text1"/>
        </w:rPr>
        <w:t>.</w:t>
      </w:r>
    </w:p>
    <w:p w14:paraId="3DF9DBB1" w14:textId="77777777" w:rsidR="00D549CA" w:rsidRDefault="00D549CA" w:rsidP="65CF57A7">
      <w:pPr>
        <w:spacing w:after="0"/>
        <w:ind w:firstLine="720"/>
        <w:rPr>
          <w:rFonts w:ascii="Times New Roman" w:eastAsia="Times New Roman" w:hAnsi="Times New Roman" w:cs="Times New Roman"/>
          <w:color w:val="000000" w:themeColor="text1"/>
        </w:rPr>
      </w:pPr>
    </w:p>
    <w:p w14:paraId="20E43875" w14:textId="10BE564C" w:rsidR="00684993" w:rsidRDefault="3B80EED6" w:rsidP="06C43F77">
      <w:pPr>
        <w:spacing w:after="0"/>
        <w:ind w:firstLine="720"/>
      </w:pPr>
      <w:r w:rsidRPr="06C43F77">
        <w:rPr>
          <w:rFonts w:ascii="Times New Roman" w:eastAsia="Times New Roman" w:hAnsi="Times New Roman" w:cs="Times New Roman"/>
          <w:color w:val="000000" w:themeColor="text1"/>
        </w:rPr>
        <w:t xml:space="preserve">Even with such case law, book banning is still a contentious issue today. This is because cases such as </w:t>
      </w:r>
      <w:r w:rsidRPr="00772988">
        <w:rPr>
          <w:rFonts w:ascii="Times New Roman" w:eastAsia="Times New Roman" w:hAnsi="Times New Roman" w:cs="Times New Roman"/>
          <w:i/>
          <w:iCs/>
          <w:color w:val="000000" w:themeColor="text1"/>
        </w:rPr>
        <w:t xml:space="preserve">Board of </w:t>
      </w:r>
      <w:proofErr w:type="gramStart"/>
      <w:r w:rsidRPr="00772988">
        <w:rPr>
          <w:rFonts w:ascii="Times New Roman" w:eastAsia="Times New Roman" w:hAnsi="Times New Roman" w:cs="Times New Roman"/>
          <w:i/>
          <w:iCs/>
          <w:color w:val="000000" w:themeColor="text1"/>
        </w:rPr>
        <w:t>Education,</w:t>
      </w:r>
      <w:proofErr w:type="gramEnd"/>
      <w:r w:rsidRPr="00772988">
        <w:rPr>
          <w:rFonts w:ascii="Times New Roman" w:eastAsia="Times New Roman" w:hAnsi="Times New Roman" w:cs="Times New Roman"/>
          <w:i/>
          <w:iCs/>
          <w:color w:val="000000" w:themeColor="text1"/>
        </w:rPr>
        <w:t xml:space="preserve"> Island Trees Union Free School District v Pico</w:t>
      </w:r>
      <w:r w:rsidRPr="06C43F77">
        <w:rPr>
          <w:rFonts w:ascii="Times New Roman" w:eastAsia="Times New Roman" w:hAnsi="Times New Roman" w:cs="Times New Roman"/>
          <w:color w:val="000000" w:themeColor="text1"/>
        </w:rPr>
        <w:t xml:space="preserve"> usually have </w:t>
      </w:r>
      <w:commentRangeStart w:id="23"/>
      <w:r w:rsidRPr="06C43F77">
        <w:rPr>
          <w:rFonts w:ascii="Times New Roman" w:eastAsia="Times New Roman" w:hAnsi="Times New Roman" w:cs="Times New Roman"/>
          <w:color w:val="000000" w:themeColor="text1"/>
        </w:rPr>
        <w:t>vague rulings</w:t>
      </w:r>
      <w:commentRangeEnd w:id="23"/>
      <w:r w:rsidR="0089786A">
        <w:rPr>
          <w:rStyle w:val="CommentReference"/>
        </w:rPr>
        <w:commentReference w:id="23"/>
      </w:r>
      <w:r w:rsidRPr="06C43F77">
        <w:rPr>
          <w:rFonts w:ascii="Times New Roman" w:eastAsia="Times New Roman" w:hAnsi="Times New Roman" w:cs="Times New Roman"/>
          <w:color w:val="000000" w:themeColor="text1"/>
        </w:rPr>
        <w:t xml:space="preserve"> </w:t>
      </w:r>
      <w:r w:rsidR="00423C33">
        <w:rPr>
          <w:rFonts w:ascii="Times New Roman" w:eastAsia="Times New Roman" w:hAnsi="Times New Roman" w:cs="Times New Roman"/>
          <w:color w:val="000000" w:themeColor="text1"/>
        </w:rPr>
        <w:t>that only</w:t>
      </w:r>
      <w:r w:rsidRPr="06C43F77">
        <w:rPr>
          <w:rFonts w:ascii="Times New Roman" w:eastAsia="Times New Roman" w:hAnsi="Times New Roman" w:cs="Times New Roman"/>
          <w:color w:val="000000" w:themeColor="text1"/>
        </w:rPr>
        <w:t xml:space="preserve"> allude to a case-by-case approach </w:t>
      </w:r>
      <w:proofErr w:type="gramStart"/>
      <w:r w:rsidRPr="06C43F77">
        <w:rPr>
          <w:rFonts w:ascii="Times New Roman" w:eastAsia="Times New Roman" w:hAnsi="Times New Roman" w:cs="Times New Roman"/>
          <w:color w:val="000000" w:themeColor="text1"/>
        </w:rPr>
        <w:t>in</w:t>
      </w:r>
      <w:proofErr w:type="gramEnd"/>
      <w:r w:rsidRPr="06C43F77">
        <w:rPr>
          <w:rFonts w:ascii="Times New Roman" w:eastAsia="Times New Roman" w:hAnsi="Times New Roman" w:cs="Times New Roman"/>
          <w:color w:val="000000" w:themeColor="text1"/>
        </w:rPr>
        <w:t xml:space="preserve"> legal matters and ambiguity, leading to such precedents being ignored. Furthermore, no majority opinion was published due to differences in opinion between the justices. </w:t>
      </w:r>
    </w:p>
    <w:p w14:paraId="41C8F396" w14:textId="77777777" w:rsidR="00684993" w:rsidRDefault="00684993"/>
    <w:p w14:paraId="700FF6E7" w14:textId="379DB5E5" w:rsidR="00134E33" w:rsidRDefault="3B80EED6" w:rsidP="00134E33">
      <w:pPr>
        <w:spacing w:after="0"/>
        <w:ind w:firstLine="720"/>
        <w:rPr>
          <w:ins w:id="24" w:author="Author"/>
        </w:rPr>
      </w:pPr>
      <w:r w:rsidRPr="69AD4123">
        <w:rPr>
          <w:rFonts w:ascii="Times New Roman" w:eastAsia="Times New Roman" w:hAnsi="Times New Roman" w:cs="Times New Roman"/>
          <w:color w:val="000000" w:themeColor="text1"/>
        </w:rPr>
        <w:t xml:space="preserve">In fact, the opinions directly conflicted with each other. </w:t>
      </w:r>
      <w:r w:rsidR="5ABAFE4E" w:rsidRPr="69AD4123">
        <w:rPr>
          <w:rFonts w:ascii="Times New Roman" w:eastAsia="Times New Roman" w:hAnsi="Times New Roman" w:cs="Times New Roman"/>
          <w:color w:val="000000" w:themeColor="text1"/>
        </w:rPr>
        <w:t>On one hand</w:t>
      </w:r>
      <w:r w:rsidRPr="69AD4123">
        <w:rPr>
          <w:rFonts w:ascii="Times New Roman" w:eastAsia="Times New Roman" w:hAnsi="Times New Roman" w:cs="Times New Roman"/>
          <w:color w:val="000000" w:themeColor="text1"/>
        </w:rPr>
        <w:t xml:space="preserve">, Justice Brennan in his agreeing </w:t>
      </w:r>
      <w:r w:rsidR="4D9EE26B" w:rsidRPr="69AD4123">
        <w:rPr>
          <w:rFonts w:ascii="Times New Roman" w:eastAsia="Times New Roman" w:hAnsi="Times New Roman" w:cs="Times New Roman"/>
          <w:color w:val="000000" w:themeColor="text1"/>
        </w:rPr>
        <w:t>opinion explained</w:t>
      </w:r>
      <w:r w:rsidR="216D322E" w:rsidRPr="69AD4123">
        <w:rPr>
          <w:rFonts w:ascii="Times New Roman" w:eastAsia="Times New Roman" w:hAnsi="Times New Roman" w:cs="Times New Roman"/>
          <w:color w:val="000000" w:themeColor="text1"/>
        </w:rPr>
        <w:t xml:space="preserve"> that the “right to receive ideas</w:t>
      </w:r>
      <w:r w:rsidR="00263B64">
        <w:rPr>
          <w:rFonts w:ascii="Times New Roman" w:eastAsia="Times New Roman" w:hAnsi="Times New Roman" w:cs="Times New Roman"/>
          <w:color w:val="000000" w:themeColor="text1"/>
        </w:rPr>
        <w:t xml:space="preserve">… </w:t>
      </w:r>
      <w:r w:rsidR="216D322E" w:rsidRPr="69AD4123">
        <w:rPr>
          <w:rFonts w:ascii="Times New Roman" w:eastAsia="Times New Roman" w:hAnsi="Times New Roman" w:cs="Times New Roman"/>
          <w:color w:val="000000" w:themeColor="text1"/>
        </w:rPr>
        <w:t>is a necessary predicate to the recipient’s meaningful exercise of his own rights of speech</w:t>
      </w:r>
      <w:del w:id="25" w:author="Author">
        <w:r w:rsidR="216D322E" w:rsidRPr="69AD4123" w:rsidDel="00134E33">
          <w:rPr>
            <w:rFonts w:ascii="Times New Roman" w:eastAsia="Times New Roman" w:hAnsi="Times New Roman" w:cs="Times New Roman"/>
            <w:color w:val="000000" w:themeColor="text1"/>
          </w:rPr>
          <w:delText>.</w:delText>
        </w:r>
      </w:del>
      <w:r w:rsidR="216D322E" w:rsidRPr="69AD4123">
        <w:rPr>
          <w:rFonts w:ascii="Times New Roman" w:eastAsia="Times New Roman" w:hAnsi="Times New Roman" w:cs="Times New Roman"/>
          <w:color w:val="000000" w:themeColor="text1"/>
        </w:rPr>
        <w:t>”</w:t>
      </w:r>
      <w:ins w:id="26" w:author="Author">
        <w:r w:rsidR="00134E33" w:rsidRPr="00134E33">
          <w:rPr>
            <w:rFonts w:ascii="Times New Roman" w:eastAsia="Times New Roman" w:hAnsi="Times New Roman" w:cs="Times New Roman"/>
            <w:color w:val="000000" w:themeColor="text1"/>
          </w:rPr>
          <w:t xml:space="preserve"> </w:t>
        </w:r>
        <w:r w:rsidR="00134E33" w:rsidRPr="00087A31">
          <w:rPr>
            <w:rFonts w:ascii="Times New Roman" w:eastAsia="Times New Roman" w:hAnsi="Times New Roman" w:cs="Times New Roman"/>
            <w:color w:val="000000" w:themeColor="text1"/>
          </w:rPr>
          <w:t>[</w:t>
        </w:r>
        <w:commentRangeStart w:id="27"/>
        <w:r w:rsidR="00134E33" w:rsidRPr="00087A31">
          <w:rPr>
            <w:rFonts w:ascii="Times New Roman" w:eastAsia="Times New Roman" w:hAnsi="Times New Roman" w:cs="Times New Roman"/>
            <w:color w:val="000000" w:themeColor="text1"/>
          </w:rPr>
          <w:t>457 U.S. 853, 86</w:t>
        </w:r>
        <w:r w:rsidR="00134E33">
          <w:rPr>
            <w:rFonts w:ascii="Times New Roman" w:eastAsia="Times New Roman" w:hAnsi="Times New Roman" w:cs="Times New Roman"/>
            <w:color w:val="000000" w:themeColor="text1"/>
          </w:rPr>
          <w:t>7</w:t>
        </w:r>
        <w:r w:rsidR="00134E33" w:rsidRPr="00087A31">
          <w:rPr>
            <w:rFonts w:ascii="Times New Roman" w:eastAsia="Times New Roman" w:hAnsi="Times New Roman" w:cs="Times New Roman"/>
            <w:color w:val="000000" w:themeColor="text1"/>
          </w:rPr>
          <w:t xml:space="preserve"> (1982) </w:t>
        </w:r>
        <w:commentRangeEnd w:id="27"/>
        <w:r w:rsidR="00134E33" w:rsidRPr="009E23B1">
          <w:rPr>
            <w:rStyle w:val="CommentReference"/>
          </w:rPr>
          <w:commentReference w:id="27"/>
        </w:r>
        <w:r w:rsidR="00134E33">
          <w:rPr>
            <w:rFonts w:ascii="Times New Roman" w:eastAsia="Times New Roman" w:hAnsi="Times New Roman" w:cs="Times New Roman"/>
            <w:color w:val="000000" w:themeColor="text1"/>
          </w:rPr>
          <w:t>]</w:t>
        </w:r>
        <w:r w:rsidR="00134E33" w:rsidRPr="009E23B1">
          <w:rPr>
            <w:rFonts w:ascii="Times New Roman" w:eastAsia="Times New Roman" w:hAnsi="Times New Roman" w:cs="Times New Roman"/>
            <w:color w:val="000000" w:themeColor="text1"/>
          </w:rPr>
          <w:t>.</w:t>
        </w:r>
      </w:ins>
    </w:p>
    <w:p w14:paraId="78DC6905" w14:textId="2F80026A" w:rsidR="00684993" w:rsidRDefault="00134E33" w:rsidP="00134E33">
      <w:pPr>
        <w:spacing w:after="0"/>
        <w:rPr>
          <w:rFonts w:ascii="Times New Roman" w:eastAsia="Times New Roman" w:hAnsi="Times New Roman" w:cs="Times New Roman"/>
          <w:color w:val="000000" w:themeColor="text1"/>
        </w:rPr>
        <w:pPrChange w:id="28" w:author="Author">
          <w:pPr>
            <w:spacing w:after="0"/>
            <w:ind w:firstLine="720"/>
          </w:pPr>
        </w:pPrChange>
      </w:pPr>
      <w:ins w:id="29" w:author="Author">
        <w:r w:rsidRPr="00134E33">
          <w:rPr>
            <w:rFonts w:ascii="Times New Roman" w:eastAsia="Times New Roman" w:hAnsi="Times New Roman" w:cs="Times New Roman"/>
            <w:color w:val="000000" w:themeColor="text1"/>
          </w:rPr>
          <w:t>.</w:t>
        </w:r>
      </w:ins>
      <w:r w:rsidR="00263B64">
        <w:rPr>
          <w:rFonts w:ascii="Times New Roman" w:eastAsia="Times New Roman" w:hAnsi="Times New Roman" w:cs="Times New Roman"/>
          <w:color w:val="000000" w:themeColor="text1"/>
        </w:rPr>
        <w:t xml:space="preserve"> </w:t>
      </w:r>
      <w:r w:rsidR="216D322E" w:rsidRPr="69AD4123">
        <w:rPr>
          <w:rFonts w:ascii="Times New Roman" w:eastAsia="Times New Roman" w:hAnsi="Times New Roman" w:cs="Times New Roman"/>
          <w:color w:val="000000" w:themeColor="text1"/>
        </w:rPr>
        <w:t xml:space="preserve">He </w:t>
      </w:r>
      <w:r w:rsidR="3B80EED6" w:rsidRPr="69AD4123">
        <w:rPr>
          <w:rFonts w:ascii="Times New Roman" w:eastAsia="Times New Roman" w:hAnsi="Times New Roman" w:cs="Times New Roman"/>
          <w:color w:val="000000" w:themeColor="text1"/>
        </w:rPr>
        <w:t xml:space="preserve">drew on precedent </w:t>
      </w:r>
      <w:r w:rsidR="5A09A243" w:rsidRPr="69AD4123">
        <w:rPr>
          <w:rFonts w:ascii="Times New Roman" w:eastAsia="Times New Roman" w:hAnsi="Times New Roman" w:cs="Times New Roman"/>
          <w:color w:val="000000" w:themeColor="text1"/>
        </w:rPr>
        <w:t xml:space="preserve">regarding the </w:t>
      </w:r>
      <w:r w:rsidR="3B80EED6" w:rsidRPr="69AD4123">
        <w:rPr>
          <w:rFonts w:ascii="Times New Roman" w:eastAsia="Times New Roman" w:hAnsi="Times New Roman" w:cs="Times New Roman"/>
          <w:color w:val="000000" w:themeColor="text1"/>
        </w:rPr>
        <w:t xml:space="preserve">“right to receive ideas” from </w:t>
      </w:r>
      <w:r w:rsidR="3B80EED6" w:rsidRPr="00263B64">
        <w:rPr>
          <w:rFonts w:ascii="Times New Roman" w:eastAsia="Times New Roman" w:hAnsi="Times New Roman" w:cs="Times New Roman"/>
          <w:i/>
          <w:iCs/>
          <w:color w:val="000000" w:themeColor="text1"/>
        </w:rPr>
        <w:t>Minarcini v. Strongsville City School District (1976),</w:t>
      </w:r>
      <w:r w:rsidR="3B80EED6" w:rsidRPr="69AD4123">
        <w:rPr>
          <w:rFonts w:ascii="Times New Roman" w:eastAsia="Times New Roman" w:hAnsi="Times New Roman" w:cs="Times New Roman"/>
          <w:color w:val="000000" w:themeColor="text1"/>
        </w:rPr>
        <w:t xml:space="preserve"> a case in the Sixth Circuit Court </w:t>
      </w:r>
      <w:r w:rsidR="00263B64">
        <w:rPr>
          <w:rFonts w:ascii="Times New Roman" w:eastAsia="Times New Roman" w:hAnsi="Times New Roman" w:cs="Times New Roman"/>
          <w:color w:val="000000" w:themeColor="text1"/>
        </w:rPr>
        <w:t>that</w:t>
      </w:r>
      <w:r w:rsidR="3B80EED6" w:rsidRPr="69AD4123">
        <w:rPr>
          <w:rFonts w:ascii="Times New Roman" w:eastAsia="Times New Roman" w:hAnsi="Times New Roman" w:cs="Times New Roman"/>
          <w:color w:val="000000" w:themeColor="text1"/>
        </w:rPr>
        <w:t xml:space="preserve"> established </w:t>
      </w:r>
      <w:r w:rsidR="00263B64">
        <w:rPr>
          <w:rFonts w:ascii="Times New Roman" w:eastAsia="Times New Roman" w:hAnsi="Times New Roman" w:cs="Times New Roman"/>
          <w:color w:val="000000" w:themeColor="text1"/>
        </w:rPr>
        <w:t>how</w:t>
      </w:r>
      <w:r w:rsidR="3B80EED6" w:rsidRPr="69AD4123">
        <w:rPr>
          <w:rFonts w:ascii="Times New Roman" w:eastAsia="Times New Roman" w:hAnsi="Times New Roman" w:cs="Times New Roman"/>
          <w:color w:val="000000" w:themeColor="text1"/>
        </w:rPr>
        <w:t xml:space="preserve"> schools could not remove books from libraries on a whim</w:t>
      </w:r>
      <w:r w:rsidR="00263B64">
        <w:rPr>
          <w:rFonts w:ascii="Times New Roman" w:eastAsia="Times New Roman" w:hAnsi="Times New Roman" w:cs="Times New Roman"/>
          <w:color w:val="000000" w:themeColor="text1"/>
        </w:rPr>
        <w:t>, but failed to define</w:t>
      </w:r>
      <w:r w:rsidR="3B80EED6" w:rsidRPr="69AD4123">
        <w:rPr>
          <w:rFonts w:ascii="Times New Roman" w:eastAsia="Times New Roman" w:hAnsi="Times New Roman" w:cs="Times New Roman"/>
          <w:color w:val="000000" w:themeColor="text1"/>
        </w:rPr>
        <w:t xml:space="preserve"> any case law, precedent</w:t>
      </w:r>
      <w:r w:rsidR="00263B64">
        <w:rPr>
          <w:rFonts w:ascii="Times New Roman" w:eastAsia="Times New Roman" w:hAnsi="Times New Roman" w:cs="Times New Roman"/>
          <w:color w:val="000000" w:themeColor="text1"/>
        </w:rPr>
        <w:t>,</w:t>
      </w:r>
      <w:r w:rsidR="3B80EED6" w:rsidRPr="69AD4123">
        <w:rPr>
          <w:rFonts w:ascii="Times New Roman" w:eastAsia="Times New Roman" w:hAnsi="Times New Roman" w:cs="Times New Roman"/>
          <w:color w:val="000000" w:themeColor="text1"/>
        </w:rPr>
        <w:t xml:space="preserve"> or system</w:t>
      </w:r>
      <w:r w:rsidR="00263B64">
        <w:rPr>
          <w:rFonts w:ascii="Times New Roman" w:eastAsia="Times New Roman" w:hAnsi="Times New Roman" w:cs="Times New Roman"/>
          <w:color w:val="000000" w:themeColor="text1"/>
        </w:rPr>
        <w:t xml:space="preserve"> that would check these literary factors</w:t>
      </w:r>
      <w:r w:rsidR="3B80EED6" w:rsidRPr="69AD4123">
        <w:rPr>
          <w:rFonts w:ascii="Times New Roman" w:eastAsia="Times New Roman" w:hAnsi="Times New Roman" w:cs="Times New Roman"/>
          <w:color w:val="000000" w:themeColor="text1"/>
        </w:rPr>
        <w:t xml:space="preserve">. </w:t>
      </w:r>
      <w:r w:rsidR="75DB0E5E" w:rsidRPr="69AD4123">
        <w:rPr>
          <w:rFonts w:ascii="Times New Roman" w:eastAsia="Times New Roman" w:hAnsi="Times New Roman" w:cs="Times New Roman"/>
          <w:color w:val="000000" w:themeColor="text1"/>
        </w:rPr>
        <w:t xml:space="preserve">Brennan </w:t>
      </w:r>
      <w:r w:rsidR="1239731B" w:rsidRPr="69AD4123">
        <w:rPr>
          <w:rFonts w:ascii="Times New Roman" w:eastAsia="Times New Roman" w:hAnsi="Times New Roman" w:cs="Times New Roman"/>
          <w:color w:val="000000" w:themeColor="text1"/>
        </w:rPr>
        <w:t>declared that when weighing censorship, the “right to receive ideas” must be a consideration.</w:t>
      </w:r>
    </w:p>
    <w:p w14:paraId="72A3D3EC" w14:textId="77777777" w:rsidR="00684993" w:rsidRDefault="00684993"/>
    <w:p w14:paraId="783877D7" w14:textId="6BF89699" w:rsidR="00684993" w:rsidRDefault="3B80EED6" w:rsidP="06C43F77">
      <w:pPr>
        <w:spacing w:after="0"/>
        <w:ind w:firstLine="720"/>
      </w:pPr>
      <w:r w:rsidRPr="65CF57A7">
        <w:rPr>
          <w:rFonts w:ascii="Times New Roman" w:eastAsia="Times New Roman" w:hAnsi="Times New Roman" w:cs="Times New Roman"/>
          <w:color w:val="000000" w:themeColor="text1"/>
        </w:rPr>
        <w:lastRenderedPageBreak/>
        <w:t xml:space="preserve">Conversely, in his dissenting opinion, Chief Justice Burger pointed out how this principle </w:t>
      </w:r>
      <w:r w:rsidR="00AE0B2A" w:rsidRPr="65CF57A7">
        <w:rPr>
          <w:rFonts w:ascii="Times New Roman" w:eastAsia="Times New Roman" w:hAnsi="Times New Roman" w:cs="Times New Roman"/>
          <w:color w:val="000000" w:themeColor="text1"/>
        </w:rPr>
        <w:t>cannot</w:t>
      </w:r>
      <w:r w:rsidRPr="65CF57A7">
        <w:rPr>
          <w:rFonts w:ascii="Times New Roman" w:eastAsia="Times New Roman" w:hAnsi="Times New Roman" w:cs="Times New Roman"/>
          <w:color w:val="000000" w:themeColor="text1"/>
        </w:rPr>
        <w:t xml:space="preserve"> be fully applied to libraries because </w:t>
      </w:r>
      <w:commentRangeStart w:id="30"/>
      <w:r w:rsidRPr="65CF57A7">
        <w:rPr>
          <w:rFonts w:ascii="Times New Roman" w:eastAsia="Times New Roman" w:hAnsi="Times New Roman" w:cs="Times New Roman"/>
          <w:color w:val="000000" w:themeColor="text1"/>
        </w:rPr>
        <w:t>it begs the question of what standards determine whether a book is suitable for a library</w:t>
      </w:r>
      <w:commentRangeEnd w:id="30"/>
      <w:r>
        <w:rPr>
          <w:rStyle w:val="CommentReference"/>
        </w:rPr>
        <w:commentReference w:id="30"/>
      </w:r>
      <w:r w:rsidRPr="65CF57A7">
        <w:rPr>
          <w:rFonts w:ascii="Times New Roman" w:eastAsia="Times New Roman" w:hAnsi="Times New Roman" w:cs="Times New Roman"/>
          <w:color w:val="000000" w:themeColor="text1"/>
        </w:rPr>
        <w:t xml:space="preserve">. He responds to Brennan’s call to the standard of “educational suitability” established in Minarcini, pointing out that the phrase has </w:t>
      </w:r>
      <w:r w:rsidRPr="65CF57A7">
        <w:rPr>
          <w:rFonts w:ascii="Times New Roman" w:eastAsia="Times New Roman" w:hAnsi="Times New Roman" w:cs="Times New Roman"/>
          <w:strike/>
          <w:color w:val="000000" w:themeColor="text1"/>
        </w:rPr>
        <w:t>no basis. There is</w:t>
      </w:r>
      <w:r w:rsidRPr="65CF57A7">
        <w:rPr>
          <w:rFonts w:ascii="Times New Roman" w:eastAsia="Times New Roman" w:hAnsi="Times New Roman" w:cs="Times New Roman"/>
          <w:color w:val="000000" w:themeColor="text1"/>
        </w:rPr>
        <w:t xml:space="preserve"> no structure or framework to determine “educational suitability</w:t>
      </w:r>
      <w:del w:id="31" w:author="Author">
        <w:r w:rsidRPr="65CF57A7" w:rsidDel="00187F13">
          <w:rPr>
            <w:rFonts w:ascii="Times New Roman" w:eastAsia="Times New Roman" w:hAnsi="Times New Roman" w:cs="Times New Roman"/>
            <w:color w:val="000000" w:themeColor="text1"/>
          </w:rPr>
          <w:delText>.</w:delText>
        </w:r>
      </w:del>
      <w:r w:rsidRPr="65CF57A7">
        <w:rPr>
          <w:rFonts w:ascii="Times New Roman" w:eastAsia="Times New Roman" w:hAnsi="Times New Roman" w:cs="Times New Roman"/>
          <w:color w:val="000000" w:themeColor="text1"/>
        </w:rPr>
        <w:t>”</w:t>
      </w:r>
      <w:r w:rsidR="775C4363" w:rsidRPr="65CF57A7">
        <w:rPr>
          <w:rFonts w:ascii="Times New Roman" w:eastAsia="Times New Roman" w:hAnsi="Times New Roman" w:cs="Times New Roman"/>
          <w:color w:val="000000" w:themeColor="text1"/>
        </w:rPr>
        <w:t xml:space="preserve"> </w:t>
      </w:r>
      <w:ins w:id="32" w:author="Author">
        <w:r w:rsidR="00187F13" w:rsidRPr="00087A31">
          <w:rPr>
            <w:rFonts w:ascii="Times New Roman" w:eastAsia="Times New Roman" w:hAnsi="Times New Roman" w:cs="Times New Roman"/>
            <w:color w:val="000000" w:themeColor="text1"/>
          </w:rPr>
          <w:t>[</w:t>
        </w:r>
        <w:commentRangeStart w:id="33"/>
        <w:r w:rsidR="00187F13" w:rsidRPr="00087A31">
          <w:rPr>
            <w:rFonts w:ascii="Times New Roman" w:eastAsia="Times New Roman" w:hAnsi="Times New Roman" w:cs="Times New Roman"/>
            <w:color w:val="000000" w:themeColor="text1"/>
          </w:rPr>
          <w:t>457 U.S. 853, 86</w:t>
        </w:r>
        <w:r w:rsidR="000515BF">
          <w:rPr>
            <w:rFonts w:ascii="Times New Roman" w:eastAsia="Times New Roman" w:hAnsi="Times New Roman" w:cs="Times New Roman"/>
            <w:color w:val="000000" w:themeColor="text1"/>
          </w:rPr>
          <w:t>3</w:t>
        </w:r>
        <w:del w:id="34" w:author="Author">
          <w:r w:rsidR="00187F13" w:rsidRPr="00087A31" w:rsidDel="000515BF">
            <w:rPr>
              <w:rFonts w:ascii="Times New Roman" w:eastAsia="Times New Roman" w:hAnsi="Times New Roman" w:cs="Times New Roman"/>
              <w:color w:val="000000" w:themeColor="text1"/>
            </w:rPr>
            <w:delText>9</w:delText>
          </w:r>
        </w:del>
        <w:r w:rsidR="00187F13" w:rsidRPr="00087A31">
          <w:rPr>
            <w:rFonts w:ascii="Times New Roman" w:eastAsia="Times New Roman" w:hAnsi="Times New Roman" w:cs="Times New Roman"/>
            <w:color w:val="000000" w:themeColor="text1"/>
          </w:rPr>
          <w:t xml:space="preserve"> (1982) </w:t>
        </w:r>
        <w:commentRangeEnd w:id="33"/>
        <w:r w:rsidR="00187F13" w:rsidRPr="009E23B1">
          <w:rPr>
            <w:rStyle w:val="CommentReference"/>
          </w:rPr>
          <w:commentReference w:id="33"/>
        </w:r>
        <w:r w:rsidR="000515BF">
          <w:rPr>
            <w:rFonts w:ascii="Times New Roman" w:eastAsia="Times New Roman" w:hAnsi="Times New Roman" w:cs="Times New Roman"/>
            <w:color w:val="000000" w:themeColor="text1"/>
          </w:rPr>
          <w:t>]</w:t>
        </w:r>
        <w:r w:rsidR="00187F13" w:rsidRPr="009E23B1">
          <w:rPr>
            <w:rFonts w:ascii="Times New Roman" w:eastAsia="Times New Roman" w:hAnsi="Times New Roman" w:cs="Times New Roman"/>
            <w:color w:val="000000" w:themeColor="text1"/>
          </w:rPr>
          <w:t>.</w:t>
        </w:r>
      </w:ins>
    </w:p>
    <w:p w14:paraId="0D0B940D" w14:textId="77777777" w:rsidR="00684993" w:rsidRDefault="00684993"/>
    <w:p w14:paraId="787E84C1" w14:textId="23D41BF9" w:rsidR="00684993" w:rsidRDefault="3B80EED6" w:rsidP="06C43F77">
      <w:pPr>
        <w:spacing w:after="0"/>
        <w:ind w:firstLine="720"/>
      </w:pPr>
      <w:r w:rsidRPr="65CF57A7">
        <w:rPr>
          <w:rFonts w:ascii="Times New Roman" w:eastAsia="Times New Roman" w:hAnsi="Times New Roman" w:cs="Times New Roman"/>
          <w:color w:val="000000" w:themeColor="text1"/>
        </w:rPr>
        <w:t xml:space="preserve">The issue with the Board of Education, Island Trees Union Free School District v. Pico is that in an attempt not to set a hard and fast standard regarding what reading materials American school children have access to, </w:t>
      </w:r>
      <w:r w:rsidRPr="65CF57A7">
        <w:rPr>
          <w:rFonts w:ascii="Times New Roman" w:eastAsia="Times New Roman" w:hAnsi="Times New Roman" w:cs="Times New Roman"/>
          <w:color w:val="000000" w:themeColor="text1"/>
          <w:u w:val="single"/>
        </w:rPr>
        <w:t xml:space="preserve">they set a precedent with no framework or true definition, enabling the creation of loopholes and for people to blatantly ignore </w:t>
      </w:r>
      <w:r w:rsidR="00AE0B2A" w:rsidRPr="65CF57A7">
        <w:rPr>
          <w:rFonts w:ascii="Times New Roman" w:eastAsia="Times New Roman" w:hAnsi="Times New Roman" w:cs="Times New Roman"/>
          <w:color w:val="000000" w:themeColor="text1"/>
          <w:u w:val="single"/>
        </w:rPr>
        <w:t>the first amendment</w:t>
      </w:r>
      <w:r w:rsidRPr="65CF57A7">
        <w:rPr>
          <w:rFonts w:ascii="Times New Roman" w:eastAsia="Times New Roman" w:hAnsi="Times New Roman" w:cs="Times New Roman"/>
          <w:color w:val="000000" w:themeColor="text1"/>
          <w:u w:val="single"/>
        </w:rPr>
        <w:t xml:space="preserve">. </w:t>
      </w:r>
    </w:p>
    <w:p w14:paraId="0E27B00A" w14:textId="77777777" w:rsidR="00684993" w:rsidRDefault="00684993"/>
    <w:p w14:paraId="759153A5" w14:textId="77777777" w:rsidR="00684993" w:rsidRDefault="3B80EED6" w:rsidP="06C43F77">
      <w:pPr>
        <w:spacing w:after="0"/>
        <w:ind w:firstLine="720"/>
      </w:pPr>
      <w:commentRangeStart w:id="35"/>
      <w:r w:rsidRPr="06C43F77">
        <w:rPr>
          <w:rFonts w:ascii="Times New Roman" w:eastAsia="Times New Roman" w:hAnsi="Times New Roman" w:cs="Times New Roman"/>
          <w:color w:val="000000" w:themeColor="text1"/>
        </w:rPr>
        <w:t xml:space="preserve"> </w:t>
      </w:r>
      <w:commentRangeStart w:id="36"/>
      <w:r w:rsidRPr="06C43F77">
        <w:rPr>
          <w:rFonts w:ascii="Times New Roman" w:eastAsia="Times New Roman" w:hAnsi="Times New Roman" w:cs="Times New Roman"/>
          <w:color w:val="000000" w:themeColor="text1"/>
        </w:rPr>
        <w:t xml:space="preserve">Such </w:t>
      </w:r>
      <w:commentRangeStart w:id="37"/>
      <w:r w:rsidRPr="06C43F77">
        <w:rPr>
          <w:rFonts w:ascii="Times New Roman" w:eastAsia="Times New Roman" w:hAnsi="Times New Roman" w:cs="Times New Roman"/>
          <w:color w:val="000000" w:themeColor="text1"/>
        </w:rPr>
        <w:t>ignorance</w:t>
      </w:r>
      <w:commentRangeEnd w:id="37"/>
      <w:r w:rsidR="00866D96">
        <w:rPr>
          <w:rStyle w:val="CommentReference"/>
        </w:rPr>
        <w:commentReference w:id="37"/>
      </w:r>
      <w:r w:rsidRPr="06C43F77">
        <w:rPr>
          <w:rFonts w:ascii="Times New Roman" w:eastAsia="Times New Roman" w:hAnsi="Times New Roman" w:cs="Times New Roman"/>
          <w:color w:val="000000" w:themeColor="text1"/>
        </w:rPr>
        <w:t xml:space="preserve"> becomes a problem in times such as now</w:t>
      </w:r>
      <w:commentRangeEnd w:id="36"/>
      <w:r w:rsidR="00866D96">
        <w:rPr>
          <w:rStyle w:val="CommentReference"/>
        </w:rPr>
        <w:commentReference w:id="36"/>
      </w:r>
      <w:r w:rsidRPr="06C43F77">
        <w:rPr>
          <w:rFonts w:ascii="Times New Roman" w:eastAsia="Times New Roman" w:hAnsi="Times New Roman" w:cs="Times New Roman"/>
          <w:color w:val="000000" w:themeColor="text1"/>
        </w:rPr>
        <w:t xml:space="preserve">, when book banning is no longer a single parent going to the school board about one book, but rather well funded movements of individuals, aiming to remove hundreds of titles from public libraries in one fail swoop. </w:t>
      </w:r>
      <w:commentRangeEnd w:id="35"/>
      <w:r w:rsidR="00926628">
        <w:rPr>
          <w:rStyle w:val="CommentReference"/>
        </w:rPr>
        <w:commentReference w:id="35"/>
      </w:r>
    </w:p>
    <w:p w14:paraId="60061E4C" w14:textId="77777777" w:rsidR="00684993" w:rsidRDefault="00684993"/>
    <w:p w14:paraId="0703F5E6" w14:textId="53A71787" w:rsidR="00684993" w:rsidRDefault="0046719D" w:rsidP="0035328F">
      <w:pPr>
        <w:spacing w:after="0"/>
        <w:ind w:firstLine="720"/>
        <w:rPr>
          <w:rFonts w:ascii="Times New Roman" w:eastAsia="Times New Roman" w:hAnsi="Times New Roman" w:cs="Times New Roman"/>
          <w:color w:val="000000" w:themeColor="text1"/>
        </w:rPr>
      </w:pPr>
      <w:r w:rsidRPr="65CF57A7">
        <w:rPr>
          <w:rFonts w:ascii="Times New Roman" w:eastAsia="Times New Roman" w:hAnsi="Times New Roman" w:cs="Times New Roman"/>
          <w:color w:val="000000" w:themeColor="text1"/>
        </w:rPr>
        <w:t>Between 2023 and 2024</w:t>
      </w:r>
      <w:r w:rsidR="3B80EED6" w:rsidRPr="65CF57A7">
        <w:rPr>
          <w:rFonts w:ascii="Times New Roman" w:eastAsia="Times New Roman" w:hAnsi="Times New Roman" w:cs="Times New Roman"/>
          <w:color w:val="000000" w:themeColor="text1"/>
        </w:rPr>
        <w:t xml:space="preserve">, there were over 10,000 book banning instances spanning over 4,000 titles. Certain trends </w:t>
      </w:r>
      <w:r w:rsidR="18562067" w:rsidRPr="65CF57A7">
        <w:rPr>
          <w:rFonts w:ascii="Times New Roman" w:eastAsia="Times New Roman" w:hAnsi="Times New Roman" w:cs="Times New Roman"/>
          <w:color w:val="000000" w:themeColor="text1"/>
        </w:rPr>
        <w:t>dominated book</w:t>
      </w:r>
      <w:r w:rsidR="001C1C62" w:rsidRPr="65CF57A7">
        <w:rPr>
          <w:rFonts w:ascii="Times New Roman" w:eastAsia="Times New Roman" w:hAnsi="Times New Roman" w:cs="Times New Roman"/>
          <w:color w:val="000000" w:themeColor="text1"/>
        </w:rPr>
        <w:t>-banning,</w:t>
      </w:r>
      <w:r w:rsidR="3B80EED6" w:rsidRPr="65CF57A7">
        <w:rPr>
          <w:rFonts w:ascii="Times New Roman" w:eastAsia="Times New Roman" w:hAnsi="Times New Roman" w:cs="Times New Roman"/>
          <w:color w:val="000000" w:themeColor="text1"/>
        </w:rPr>
        <w:t xml:space="preserve"> including 60% that dealt with violence, 55% with death and grief, 43% with abuse, 43% with sex-related cont</w:t>
      </w:r>
      <w:r w:rsidR="001C1C62" w:rsidRPr="65CF57A7">
        <w:rPr>
          <w:rFonts w:ascii="Times New Roman" w:eastAsia="Times New Roman" w:hAnsi="Times New Roman" w:cs="Times New Roman"/>
          <w:color w:val="000000" w:themeColor="text1"/>
        </w:rPr>
        <w:t>ent, and 25% with LGBTQ characters</w:t>
      </w:r>
      <w:ins w:id="38" w:author="Author">
        <w:r w:rsidR="0035328F">
          <w:rPr>
            <w:rFonts w:ascii="Times New Roman" w:eastAsia="Times New Roman" w:hAnsi="Times New Roman" w:cs="Times New Roman"/>
            <w:color w:val="000000" w:themeColor="text1"/>
          </w:rPr>
          <w:t xml:space="preserve"> </w:t>
        </w:r>
        <w:r w:rsidR="0035328F" w:rsidRPr="0035328F">
          <w:rPr>
            <w:rFonts w:ascii="Times New Roman" w:eastAsia="Times New Roman" w:hAnsi="Times New Roman" w:cs="Times New Roman"/>
            <w:color w:val="000000" w:themeColor="text1"/>
          </w:rPr>
          <w:t>(Markham et al., 2025)</w:t>
        </w:r>
      </w:ins>
      <w:r w:rsidR="001C1C62" w:rsidRPr="65CF57A7">
        <w:rPr>
          <w:rFonts w:ascii="Times New Roman" w:eastAsia="Times New Roman" w:hAnsi="Times New Roman" w:cs="Times New Roman"/>
          <w:color w:val="000000" w:themeColor="text1"/>
        </w:rPr>
        <w:t xml:space="preserve">. </w:t>
      </w:r>
      <w:r w:rsidR="3B80EED6" w:rsidRPr="65CF57A7">
        <w:rPr>
          <w:rFonts w:ascii="Times New Roman" w:eastAsia="Times New Roman" w:hAnsi="Times New Roman" w:cs="Times New Roman"/>
          <w:color w:val="000000" w:themeColor="text1"/>
        </w:rPr>
        <w:t>These bans statistically target topics that s</w:t>
      </w:r>
      <w:r w:rsidR="3486BC32" w:rsidRPr="65CF57A7">
        <w:rPr>
          <w:rFonts w:ascii="Times New Roman" w:eastAsia="Times New Roman" w:hAnsi="Times New Roman" w:cs="Times New Roman"/>
          <w:color w:val="000000" w:themeColor="text1"/>
        </w:rPr>
        <w:t xml:space="preserve">ociety may view as “taboo” for a multitude of reasons. </w:t>
      </w:r>
      <w:r w:rsidRPr="65CF57A7">
        <w:rPr>
          <w:rFonts w:ascii="Times New Roman" w:eastAsia="Times New Roman" w:hAnsi="Times New Roman" w:cs="Times New Roman"/>
          <w:color w:val="000000" w:themeColor="text1"/>
        </w:rPr>
        <w:t xml:space="preserve">Those </w:t>
      </w:r>
      <w:r w:rsidR="3B80EED6" w:rsidRPr="65CF57A7">
        <w:rPr>
          <w:rFonts w:ascii="Times New Roman" w:eastAsia="Times New Roman" w:hAnsi="Times New Roman" w:cs="Times New Roman"/>
          <w:color w:val="000000" w:themeColor="text1"/>
        </w:rPr>
        <w:t xml:space="preserve">campaigning for </w:t>
      </w:r>
      <w:r w:rsidRPr="65CF57A7">
        <w:rPr>
          <w:rFonts w:ascii="Times New Roman" w:eastAsia="Times New Roman" w:hAnsi="Times New Roman" w:cs="Times New Roman"/>
          <w:color w:val="000000" w:themeColor="text1"/>
        </w:rPr>
        <w:t xml:space="preserve">this level of </w:t>
      </w:r>
      <w:r w:rsidR="3B80EED6" w:rsidRPr="65CF57A7">
        <w:rPr>
          <w:rFonts w:ascii="Times New Roman" w:eastAsia="Times New Roman" w:hAnsi="Times New Roman" w:cs="Times New Roman"/>
          <w:color w:val="000000" w:themeColor="text1"/>
        </w:rPr>
        <w:t xml:space="preserve">censorship do so under the guise that such books are not appropriate for </w:t>
      </w:r>
      <w:r w:rsidR="5018F518" w:rsidRPr="65CF57A7">
        <w:rPr>
          <w:rFonts w:ascii="Times New Roman" w:eastAsia="Times New Roman" w:hAnsi="Times New Roman" w:cs="Times New Roman"/>
          <w:color w:val="000000" w:themeColor="text1"/>
        </w:rPr>
        <w:t>school-aged</w:t>
      </w:r>
      <w:r w:rsidR="3B80EED6" w:rsidRPr="65CF57A7">
        <w:rPr>
          <w:rFonts w:ascii="Times New Roman" w:eastAsia="Times New Roman" w:hAnsi="Times New Roman" w:cs="Times New Roman"/>
          <w:color w:val="000000" w:themeColor="text1"/>
        </w:rPr>
        <w:t xml:space="preserve"> children</w:t>
      </w:r>
      <w:r w:rsidR="7A8D64AF" w:rsidRPr="65CF57A7">
        <w:rPr>
          <w:rFonts w:ascii="Times New Roman" w:eastAsia="Times New Roman" w:hAnsi="Times New Roman" w:cs="Times New Roman"/>
          <w:color w:val="000000" w:themeColor="text1"/>
        </w:rPr>
        <w:t xml:space="preserve">. The standards they call on to define what is “appropriate” </w:t>
      </w:r>
      <w:r w:rsidR="6E4353F6" w:rsidRPr="65CF57A7">
        <w:rPr>
          <w:rFonts w:ascii="Times New Roman" w:eastAsia="Times New Roman" w:hAnsi="Times New Roman" w:cs="Times New Roman"/>
          <w:color w:val="000000" w:themeColor="text1"/>
        </w:rPr>
        <w:t>d</w:t>
      </w:r>
      <w:r w:rsidRPr="65CF57A7">
        <w:rPr>
          <w:rFonts w:ascii="Times New Roman" w:eastAsia="Times New Roman" w:hAnsi="Times New Roman" w:cs="Times New Roman"/>
          <w:color w:val="000000" w:themeColor="text1"/>
        </w:rPr>
        <w:t xml:space="preserve">erives from specific, exclusionary traditional values which do not allow space for LGBTQ issues or other identity-based topics. The first amendment grants anyone the right to voice their opinions, yet </w:t>
      </w:r>
      <w:r w:rsidR="6458C43C" w:rsidRPr="65CF57A7">
        <w:rPr>
          <w:rFonts w:ascii="Times New Roman" w:eastAsia="Times New Roman" w:hAnsi="Times New Roman" w:cs="Times New Roman"/>
          <w:color w:val="000000" w:themeColor="text1"/>
        </w:rPr>
        <w:t xml:space="preserve">issue with such censorship is that it is a </w:t>
      </w:r>
      <w:del w:id="39" w:author="Author">
        <w:r w:rsidR="6458C43C" w:rsidRPr="65CF57A7" w:rsidDel="00330970">
          <w:rPr>
            <w:rFonts w:ascii="Times New Roman" w:eastAsia="Times New Roman" w:hAnsi="Times New Roman" w:cs="Times New Roman"/>
            <w:color w:val="000000" w:themeColor="text1"/>
          </w:rPr>
          <w:delText>one sided</w:delText>
        </w:r>
      </w:del>
      <w:ins w:id="40" w:author="Author">
        <w:r w:rsidR="00330970" w:rsidRPr="65CF57A7">
          <w:rPr>
            <w:rFonts w:ascii="Times New Roman" w:eastAsia="Times New Roman" w:hAnsi="Times New Roman" w:cs="Times New Roman"/>
            <w:color w:val="000000" w:themeColor="text1"/>
          </w:rPr>
          <w:t>one-sided</w:t>
        </w:r>
      </w:ins>
      <w:r w:rsidR="6458C43C" w:rsidRPr="65CF57A7">
        <w:rPr>
          <w:rFonts w:ascii="Times New Roman" w:eastAsia="Times New Roman" w:hAnsi="Times New Roman" w:cs="Times New Roman"/>
          <w:color w:val="000000" w:themeColor="text1"/>
        </w:rPr>
        <w:t xml:space="preserve"> boat</w:t>
      </w:r>
      <w:r w:rsidR="55D04CE8" w:rsidRPr="65CF57A7">
        <w:rPr>
          <w:rFonts w:ascii="Times New Roman" w:eastAsia="Times New Roman" w:hAnsi="Times New Roman" w:cs="Times New Roman"/>
          <w:color w:val="000000" w:themeColor="text1"/>
        </w:rPr>
        <w:t>;</w:t>
      </w:r>
      <w:r w:rsidR="6458C43C" w:rsidRPr="65CF57A7">
        <w:rPr>
          <w:rFonts w:ascii="Times New Roman" w:eastAsia="Times New Roman" w:hAnsi="Times New Roman" w:cs="Times New Roman"/>
          <w:color w:val="000000" w:themeColor="text1"/>
        </w:rPr>
        <w:t xml:space="preserve"> </w:t>
      </w:r>
      <w:r w:rsidRPr="65CF57A7">
        <w:rPr>
          <w:rFonts w:ascii="Times New Roman" w:eastAsia="Times New Roman" w:hAnsi="Times New Roman" w:cs="Times New Roman"/>
          <w:color w:val="000000" w:themeColor="text1"/>
        </w:rPr>
        <w:t>topics disapproved by neo-conservatives are denied shelf presence</w:t>
      </w:r>
      <w:r w:rsidR="400A09EE" w:rsidRPr="65CF57A7">
        <w:rPr>
          <w:rFonts w:ascii="Times New Roman" w:eastAsia="Times New Roman" w:hAnsi="Times New Roman" w:cs="Times New Roman"/>
          <w:color w:val="000000" w:themeColor="text1"/>
        </w:rPr>
        <w:t xml:space="preserve">, </w:t>
      </w:r>
      <w:r w:rsidRPr="65CF57A7">
        <w:rPr>
          <w:rFonts w:ascii="Times New Roman" w:eastAsia="Times New Roman" w:hAnsi="Times New Roman" w:cs="Times New Roman"/>
          <w:color w:val="000000" w:themeColor="text1"/>
        </w:rPr>
        <w:t xml:space="preserve">while </w:t>
      </w:r>
      <w:r w:rsidR="400A09EE" w:rsidRPr="65CF57A7">
        <w:rPr>
          <w:rFonts w:ascii="Times New Roman" w:eastAsia="Times New Roman" w:hAnsi="Times New Roman" w:cs="Times New Roman"/>
          <w:color w:val="000000" w:themeColor="text1"/>
        </w:rPr>
        <w:t xml:space="preserve">religious texts such as the Psalms of the Bible </w:t>
      </w:r>
      <w:r w:rsidRPr="65CF57A7">
        <w:rPr>
          <w:rFonts w:ascii="Times New Roman" w:eastAsia="Times New Roman" w:hAnsi="Times New Roman" w:cs="Times New Roman"/>
          <w:color w:val="000000" w:themeColor="text1"/>
        </w:rPr>
        <w:t xml:space="preserve">are integrated </w:t>
      </w:r>
      <w:r w:rsidR="400A09EE" w:rsidRPr="65CF57A7">
        <w:rPr>
          <w:rFonts w:ascii="Times New Roman" w:eastAsia="Times New Roman" w:hAnsi="Times New Roman" w:cs="Times New Roman"/>
          <w:color w:val="000000" w:themeColor="text1"/>
        </w:rPr>
        <w:t>into school</w:t>
      </w:r>
      <w:r w:rsidR="55657EE7" w:rsidRPr="65CF57A7">
        <w:rPr>
          <w:rFonts w:ascii="Times New Roman" w:eastAsia="Times New Roman" w:hAnsi="Times New Roman" w:cs="Times New Roman"/>
          <w:color w:val="000000" w:themeColor="text1"/>
        </w:rPr>
        <w:t>s</w:t>
      </w:r>
      <w:r w:rsidRPr="65CF57A7">
        <w:rPr>
          <w:rFonts w:ascii="Times New Roman" w:eastAsia="Times New Roman" w:hAnsi="Times New Roman" w:cs="Times New Roman"/>
          <w:color w:val="000000" w:themeColor="text1"/>
        </w:rPr>
        <w:t xml:space="preserve"> without question, an ironic imposing of contrary opinions</w:t>
      </w:r>
      <w:r w:rsidR="400A09EE" w:rsidRPr="65CF57A7">
        <w:rPr>
          <w:rFonts w:ascii="Times New Roman" w:eastAsia="Times New Roman" w:hAnsi="Times New Roman" w:cs="Times New Roman"/>
          <w:color w:val="000000" w:themeColor="text1"/>
        </w:rPr>
        <w:t xml:space="preserve">. </w:t>
      </w:r>
    </w:p>
    <w:p w14:paraId="44EAFD9C" w14:textId="77777777" w:rsidR="00684993" w:rsidRDefault="00684993"/>
    <w:p w14:paraId="5DB764E7" w14:textId="27ADE6DD" w:rsidR="00684993" w:rsidRDefault="0046719D" w:rsidP="06C43F77">
      <w:pPr>
        <w:spacing w:after="0"/>
        <w:ind w:firstLine="720"/>
      </w:pPr>
      <w:ins w:id="41" w:author="Author">
        <w:r w:rsidRPr="65CF57A7">
          <w:rPr>
            <w:rFonts w:ascii="Times New Roman" w:eastAsia="Times New Roman" w:hAnsi="Times New Roman" w:cs="Times New Roman"/>
            <w:color w:val="000000" w:themeColor="text1"/>
          </w:rPr>
          <w:t xml:space="preserve">Of all 50 states, </w:t>
        </w:r>
      </w:ins>
      <w:r w:rsidR="3B80EED6" w:rsidRPr="65CF57A7">
        <w:rPr>
          <w:rFonts w:ascii="Times New Roman" w:eastAsia="Times New Roman" w:hAnsi="Times New Roman" w:cs="Times New Roman"/>
          <w:color w:val="000000" w:themeColor="text1"/>
        </w:rPr>
        <w:t xml:space="preserve">Florida </w:t>
      </w:r>
      <w:r w:rsidRPr="65CF57A7">
        <w:rPr>
          <w:rFonts w:ascii="Times New Roman" w:eastAsia="Times New Roman" w:hAnsi="Times New Roman" w:cs="Times New Roman"/>
          <w:color w:val="000000" w:themeColor="text1"/>
        </w:rPr>
        <w:t>had the</w:t>
      </w:r>
      <w:r w:rsidR="3B80EED6" w:rsidRPr="65CF57A7">
        <w:rPr>
          <w:rFonts w:ascii="Times New Roman" w:eastAsia="Times New Roman" w:hAnsi="Times New Roman" w:cs="Times New Roman"/>
          <w:color w:val="000000" w:themeColor="text1"/>
        </w:rPr>
        <w:t xml:space="preserve"> highest rate of book bans this year. 600 titles were taken off the shelf across the state</w:t>
      </w:r>
      <w:r w:rsidRPr="65CF57A7">
        <w:rPr>
          <w:rFonts w:ascii="Times New Roman" w:eastAsia="Times New Roman" w:hAnsi="Times New Roman" w:cs="Times New Roman"/>
          <w:color w:val="000000" w:themeColor="text1"/>
        </w:rPr>
        <w:t>,</w:t>
      </w:r>
      <w:r w:rsidR="3B80EED6" w:rsidRPr="65CF57A7">
        <w:rPr>
          <w:rFonts w:ascii="Times New Roman" w:eastAsia="Times New Roman" w:hAnsi="Times New Roman" w:cs="Times New Roman"/>
          <w:color w:val="000000" w:themeColor="text1"/>
        </w:rPr>
        <w:t xml:space="preserve"> including </w:t>
      </w:r>
      <w:r w:rsidR="3B80EED6" w:rsidRPr="65CF57A7">
        <w:rPr>
          <w:rFonts w:ascii="Times New Roman" w:eastAsia="Times New Roman" w:hAnsi="Times New Roman" w:cs="Times New Roman"/>
          <w:i/>
          <w:iCs/>
          <w:color w:val="000000" w:themeColor="text1"/>
        </w:rPr>
        <w:t xml:space="preserve">The </w:t>
      </w:r>
      <w:r w:rsidR="61EC4001" w:rsidRPr="65CF57A7">
        <w:rPr>
          <w:rFonts w:ascii="Times New Roman" w:eastAsia="Times New Roman" w:hAnsi="Times New Roman" w:cs="Times New Roman"/>
          <w:i/>
          <w:iCs/>
          <w:color w:val="000000" w:themeColor="text1"/>
        </w:rPr>
        <w:t>Diary</w:t>
      </w:r>
      <w:r w:rsidR="3B80EED6" w:rsidRPr="65CF57A7">
        <w:rPr>
          <w:rFonts w:ascii="Times New Roman" w:eastAsia="Times New Roman" w:hAnsi="Times New Roman" w:cs="Times New Roman"/>
          <w:i/>
          <w:iCs/>
          <w:color w:val="000000" w:themeColor="text1"/>
        </w:rPr>
        <w:t xml:space="preserve"> of Anne Frank</w:t>
      </w:r>
      <w:r w:rsidR="3B80EED6" w:rsidRPr="65CF57A7">
        <w:rPr>
          <w:rFonts w:ascii="Times New Roman" w:eastAsia="Times New Roman" w:hAnsi="Times New Roman" w:cs="Times New Roman"/>
          <w:color w:val="000000" w:themeColor="text1"/>
        </w:rPr>
        <w:t xml:space="preserve"> and even </w:t>
      </w:r>
      <w:r w:rsidR="3B80EED6" w:rsidRPr="65CF57A7">
        <w:rPr>
          <w:rFonts w:ascii="Times New Roman" w:eastAsia="Times New Roman" w:hAnsi="Times New Roman" w:cs="Times New Roman"/>
          <w:i/>
          <w:iCs/>
          <w:color w:val="000000" w:themeColor="text1"/>
        </w:rPr>
        <w:t>Slaughterhouse Five</w:t>
      </w:r>
      <w:r w:rsidR="3B80EED6" w:rsidRPr="65CF57A7">
        <w:rPr>
          <w:rFonts w:ascii="Times New Roman" w:eastAsia="Times New Roman" w:hAnsi="Times New Roman" w:cs="Times New Roman"/>
          <w:color w:val="000000" w:themeColor="text1"/>
        </w:rPr>
        <w:t xml:space="preserve">, the very book on which the </w:t>
      </w:r>
      <w:r w:rsidR="3B80EED6" w:rsidRPr="65CF57A7">
        <w:rPr>
          <w:rFonts w:ascii="Times New Roman" w:eastAsia="Times New Roman" w:hAnsi="Times New Roman" w:cs="Times New Roman"/>
          <w:i/>
          <w:iCs/>
          <w:color w:val="000000" w:themeColor="text1"/>
        </w:rPr>
        <w:t>Board of Education, Island Trees Union Free School District v Pico</w:t>
      </w:r>
      <w:r w:rsidR="3B80EED6" w:rsidRPr="65CF57A7">
        <w:rPr>
          <w:rFonts w:ascii="Times New Roman" w:eastAsia="Times New Roman" w:hAnsi="Times New Roman" w:cs="Times New Roman"/>
          <w:color w:val="000000" w:themeColor="text1"/>
        </w:rPr>
        <w:t xml:space="preserve"> was fought upon, a clear indication of the precedent’s lack of </w:t>
      </w:r>
      <w:commentRangeStart w:id="42"/>
      <w:r w:rsidR="3B80EED6" w:rsidRPr="65CF57A7">
        <w:rPr>
          <w:rFonts w:ascii="Times New Roman" w:eastAsia="Times New Roman" w:hAnsi="Times New Roman" w:cs="Times New Roman"/>
          <w:color w:val="000000" w:themeColor="text1"/>
        </w:rPr>
        <w:t>strength</w:t>
      </w:r>
      <w:ins w:id="43" w:author="Author">
        <w:r w:rsidR="00FC13D7">
          <w:rPr>
            <w:rFonts w:ascii="Times New Roman" w:eastAsia="Times New Roman" w:hAnsi="Times New Roman" w:cs="Times New Roman"/>
            <w:color w:val="000000" w:themeColor="text1"/>
          </w:rPr>
          <w:t xml:space="preserve"> (Dunbar, 2025)</w:t>
        </w:r>
      </w:ins>
      <w:r w:rsidR="3B80EED6" w:rsidRPr="65CF57A7">
        <w:rPr>
          <w:rFonts w:ascii="Times New Roman" w:eastAsia="Times New Roman" w:hAnsi="Times New Roman" w:cs="Times New Roman"/>
          <w:color w:val="000000" w:themeColor="text1"/>
        </w:rPr>
        <w:t xml:space="preserve">. </w:t>
      </w:r>
    </w:p>
    <w:p w14:paraId="4B94D5A5" w14:textId="77777777" w:rsidR="00684993" w:rsidRDefault="00684993"/>
    <w:p w14:paraId="42C03772" w14:textId="262C9431" w:rsidR="00684993" w:rsidRPr="007A71BB" w:rsidRDefault="3B80EED6" w:rsidP="002F3B39">
      <w:pPr>
        <w:spacing w:after="0"/>
        <w:ind w:firstLine="720"/>
        <w:rPr>
          <w:rFonts w:ascii="Times New Roman" w:eastAsia="Times New Roman" w:hAnsi="Times New Roman" w:cs="Times New Roman"/>
          <w:color w:val="000000" w:themeColor="text1"/>
          <w:rPrChange w:id="44" w:author="Author">
            <w:rPr/>
          </w:rPrChange>
        </w:rPr>
      </w:pPr>
      <w:r w:rsidRPr="65CF57A7">
        <w:rPr>
          <w:rFonts w:ascii="Times New Roman" w:eastAsia="Times New Roman" w:hAnsi="Times New Roman" w:cs="Times New Roman"/>
          <w:color w:val="000000" w:themeColor="text1"/>
        </w:rPr>
        <w:t>It is important</w:t>
      </w:r>
      <w:commentRangeEnd w:id="42"/>
      <w:r>
        <w:rPr>
          <w:rStyle w:val="CommentReference"/>
        </w:rPr>
        <w:commentReference w:id="42"/>
      </w:r>
      <w:r w:rsidRPr="65CF57A7">
        <w:rPr>
          <w:rFonts w:ascii="Times New Roman" w:eastAsia="Times New Roman" w:hAnsi="Times New Roman" w:cs="Times New Roman"/>
          <w:color w:val="000000" w:themeColor="text1"/>
        </w:rPr>
        <w:t xml:space="preserve"> to note that censorship data is also a skewed field </w:t>
      </w:r>
      <w:r w:rsidR="004C7644" w:rsidRPr="65CF57A7">
        <w:rPr>
          <w:rFonts w:ascii="Times New Roman" w:eastAsia="Times New Roman" w:hAnsi="Times New Roman" w:cs="Times New Roman"/>
          <w:color w:val="000000" w:themeColor="text1"/>
        </w:rPr>
        <w:t xml:space="preserve">as </w:t>
      </w:r>
      <w:r w:rsidRPr="65CF57A7">
        <w:rPr>
          <w:rFonts w:ascii="Times New Roman" w:eastAsia="Times New Roman" w:hAnsi="Times New Roman" w:cs="Times New Roman"/>
          <w:color w:val="000000" w:themeColor="text1"/>
        </w:rPr>
        <w:t xml:space="preserve">many book challenges, according to the American Library Association, are not publicly covered by the press, </w:t>
      </w:r>
      <w:r w:rsidR="004C7644" w:rsidRPr="65CF57A7">
        <w:rPr>
          <w:rFonts w:ascii="Times New Roman" w:eastAsia="Times New Roman" w:hAnsi="Times New Roman" w:cs="Times New Roman"/>
          <w:color w:val="000000" w:themeColor="text1"/>
        </w:rPr>
        <w:t>when</w:t>
      </w:r>
      <w:r w:rsidRPr="65CF57A7">
        <w:rPr>
          <w:rFonts w:ascii="Times New Roman" w:eastAsia="Times New Roman" w:hAnsi="Times New Roman" w:cs="Times New Roman"/>
          <w:color w:val="000000" w:themeColor="text1"/>
        </w:rPr>
        <w:t xml:space="preserve"> </w:t>
      </w:r>
      <w:r w:rsidRPr="65CF57A7">
        <w:rPr>
          <w:rFonts w:ascii="Times New Roman" w:eastAsia="Times New Roman" w:hAnsi="Times New Roman" w:cs="Times New Roman"/>
          <w:color w:val="000000" w:themeColor="text1"/>
        </w:rPr>
        <w:lastRenderedPageBreak/>
        <w:t xml:space="preserve">reporting them comes </w:t>
      </w:r>
      <w:commentRangeStart w:id="45"/>
      <w:r w:rsidRPr="65CF57A7">
        <w:rPr>
          <w:rFonts w:ascii="Times New Roman" w:eastAsia="Times New Roman" w:hAnsi="Times New Roman" w:cs="Times New Roman"/>
          <w:color w:val="000000" w:themeColor="text1"/>
        </w:rPr>
        <w:t>at the risk of people’s jobs and livelihoods</w:t>
      </w:r>
      <w:commentRangeEnd w:id="45"/>
      <w:r>
        <w:rPr>
          <w:rStyle w:val="CommentReference"/>
        </w:rPr>
        <w:commentReference w:id="45"/>
      </w:r>
      <w:ins w:id="46" w:author="Author">
        <w:r w:rsidR="002F3B39">
          <w:rPr>
            <w:rFonts w:ascii="Times New Roman" w:eastAsia="Times New Roman" w:hAnsi="Times New Roman" w:cs="Times New Roman"/>
            <w:color w:val="000000" w:themeColor="text1"/>
          </w:rPr>
          <w:t xml:space="preserve"> </w:t>
        </w:r>
        <w:r w:rsidR="002F3B39" w:rsidRPr="002F3B39">
          <w:rPr>
            <w:rFonts w:ascii="Times New Roman" w:eastAsia="Times New Roman" w:hAnsi="Times New Roman" w:cs="Times New Roman"/>
            <w:color w:val="000000" w:themeColor="text1"/>
          </w:rPr>
          <w:t>(American Library Association, n.d.)</w:t>
        </w:r>
      </w:ins>
      <w:r w:rsidRPr="65CF57A7">
        <w:rPr>
          <w:rFonts w:ascii="Times New Roman" w:eastAsia="Times New Roman" w:hAnsi="Times New Roman" w:cs="Times New Roman"/>
          <w:color w:val="000000" w:themeColor="text1"/>
        </w:rPr>
        <w:t>. Furthermore, even with the precedent in place, many states have passed legislative restrictions on the type of materials that may be available in libraries. One example is Florida’s Parental Rights in Education Bill, colloquially known as the “Don’t Say Gay” bill. This legislation prohibits the discussion of sexual orientation or gender identity “in a manner that is not age-appropriate or developmentally appropriate for students</w:t>
      </w:r>
      <w:ins w:id="47" w:author="Author">
        <w:del w:id="48" w:author="Author">
          <w:r w:rsidR="004C7644" w:rsidRPr="65CF57A7" w:rsidDel="007A71BB">
            <w:rPr>
              <w:rFonts w:ascii="Times New Roman" w:eastAsia="Times New Roman" w:hAnsi="Times New Roman" w:cs="Times New Roman"/>
              <w:color w:val="000000" w:themeColor="text1"/>
            </w:rPr>
            <w:delText>.</w:delText>
          </w:r>
        </w:del>
      </w:ins>
      <w:r w:rsidRPr="65CF57A7">
        <w:rPr>
          <w:rFonts w:ascii="Times New Roman" w:eastAsia="Times New Roman" w:hAnsi="Times New Roman" w:cs="Times New Roman"/>
          <w:color w:val="000000" w:themeColor="text1"/>
        </w:rPr>
        <w:t>”</w:t>
      </w:r>
      <w:ins w:id="49" w:author="Author">
        <w:r w:rsidR="007A71BB">
          <w:rPr>
            <w:rFonts w:ascii="Times New Roman" w:eastAsia="Times New Roman" w:hAnsi="Times New Roman" w:cs="Times New Roman"/>
            <w:color w:val="000000" w:themeColor="text1"/>
          </w:rPr>
          <w:t xml:space="preserve"> </w:t>
        </w:r>
        <w:r w:rsidR="007A71BB" w:rsidRPr="007A71BB">
          <w:rPr>
            <w:rFonts w:ascii="Times New Roman" w:eastAsia="Times New Roman" w:hAnsi="Times New Roman" w:cs="Times New Roman"/>
            <w:color w:val="000000" w:themeColor="text1"/>
          </w:rPr>
          <w:t>(Fisher, 2024)</w:t>
        </w:r>
      </w:ins>
      <w:del w:id="50" w:author="Author">
        <w:r w:rsidRPr="65CF57A7" w:rsidDel="3B80EED6">
          <w:rPr>
            <w:rFonts w:ascii="Times New Roman" w:eastAsia="Times New Roman" w:hAnsi="Times New Roman" w:cs="Times New Roman"/>
            <w:color w:val="000000" w:themeColor="text1"/>
          </w:rPr>
          <w:delText>.</w:delText>
        </w:r>
      </w:del>
      <w:r w:rsidRPr="65CF57A7">
        <w:rPr>
          <w:rFonts w:ascii="Times New Roman" w:eastAsia="Times New Roman" w:hAnsi="Times New Roman" w:cs="Times New Roman"/>
          <w:color w:val="000000" w:themeColor="text1"/>
        </w:rPr>
        <w:t xml:space="preserve"> Due to this overarching law, schools in violation may be </w:t>
      </w:r>
      <w:r w:rsidR="004C7644" w:rsidRPr="65CF57A7">
        <w:rPr>
          <w:rFonts w:ascii="Times New Roman" w:eastAsia="Times New Roman" w:hAnsi="Times New Roman" w:cs="Times New Roman"/>
          <w:color w:val="000000" w:themeColor="text1"/>
        </w:rPr>
        <w:t xml:space="preserve">held </w:t>
      </w:r>
      <w:r w:rsidRPr="65CF57A7">
        <w:rPr>
          <w:rFonts w:ascii="Times New Roman" w:eastAsia="Times New Roman" w:hAnsi="Times New Roman" w:cs="Times New Roman"/>
          <w:color w:val="000000" w:themeColor="text1"/>
        </w:rPr>
        <w:t xml:space="preserve">liable, thus encouraging them to remove materials discussing LGBTQ topics from </w:t>
      </w:r>
      <w:r w:rsidR="380A6216" w:rsidRPr="65CF57A7">
        <w:rPr>
          <w:rFonts w:ascii="Times New Roman" w:eastAsia="Times New Roman" w:hAnsi="Times New Roman" w:cs="Times New Roman"/>
          <w:color w:val="000000" w:themeColor="text1"/>
        </w:rPr>
        <w:t>bookshelves</w:t>
      </w:r>
      <w:r w:rsidR="004C7644" w:rsidRPr="65CF57A7">
        <w:rPr>
          <w:rFonts w:ascii="Times New Roman" w:eastAsia="Times New Roman" w:hAnsi="Times New Roman" w:cs="Times New Roman"/>
          <w:color w:val="000000" w:themeColor="text1"/>
        </w:rPr>
        <w:t xml:space="preserve"> and potentially alienating a student from their right to access information and later exercise their freedom of self-expression and speech</w:t>
      </w:r>
      <w:r w:rsidRPr="65CF57A7">
        <w:rPr>
          <w:rFonts w:ascii="Times New Roman" w:eastAsia="Times New Roman" w:hAnsi="Times New Roman" w:cs="Times New Roman"/>
          <w:color w:val="000000" w:themeColor="text1"/>
        </w:rPr>
        <w:t xml:space="preserve">. </w:t>
      </w:r>
    </w:p>
    <w:p w14:paraId="3DEEC669" w14:textId="77777777" w:rsidR="00684993" w:rsidRDefault="00684993"/>
    <w:p w14:paraId="03341436" w14:textId="6AE576E5" w:rsidR="00684993" w:rsidRPr="00B0350B" w:rsidRDefault="3B80EED6" w:rsidP="00B0350B">
      <w:pPr>
        <w:spacing w:after="0"/>
        <w:ind w:firstLine="720"/>
        <w:rPr>
          <w:rFonts w:ascii="Times New Roman" w:eastAsia="Times New Roman" w:hAnsi="Times New Roman" w:cs="Times New Roman"/>
          <w:color w:val="000000" w:themeColor="text1"/>
          <w:rPrChange w:id="51" w:author="Author">
            <w:rPr/>
          </w:rPrChange>
        </w:rPr>
      </w:pPr>
      <w:r w:rsidRPr="65CF57A7">
        <w:rPr>
          <w:rFonts w:ascii="Times New Roman" w:eastAsia="Times New Roman" w:hAnsi="Times New Roman" w:cs="Times New Roman"/>
          <w:color w:val="000000" w:themeColor="text1"/>
        </w:rPr>
        <w:t xml:space="preserve">Texas </w:t>
      </w:r>
      <w:r w:rsidR="004C7644" w:rsidRPr="65CF57A7">
        <w:rPr>
          <w:rFonts w:ascii="Times New Roman" w:eastAsia="Times New Roman" w:hAnsi="Times New Roman" w:cs="Times New Roman"/>
          <w:color w:val="000000" w:themeColor="text1"/>
        </w:rPr>
        <w:t xml:space="preserve">also </w:t>
      </w:r>
      <w:r w:rsidRPr="65CF57A7">
        <w:rPr>
          <w:rFonts w:ascii="Times New Roman" w:eastAsia="Times New Roman" w:hAnsi="Times New Roman" w:cs="Times New Roman"/>
          <w:color w:val="000000" w:themeColor="text1"/>
        </w:rPr>
        <w:t>passed the Restricting Explicit and Adult Designated Educational Resources Act</w:t>
      </w:r>
      <w:r w:rsidR="004C7644" w:rsidRPr="65CF57A7">
        <w:rPr>
          <w:rFonts w:ascii="Times New Roman" w:eastAsia="Times New Roman" w:hAnsi="Times New Roman" w:cs="Times New Roman"/>
          <w:color w:val="000000" w:themeColor="text1"/>
        </w:rPr>
        <w:t>,</w:t>
      </w:r>
      <w:r w:rsidRPr="65CF57A7">
        <w:rPr>
          <w:rFonts w:ascii="Times New Roman" w:eastAsia="Times New Roman" w:hAnsi="Times New Roman" w:cs="Times New Roman"/>
          <w:color w:val="000000" w:themeColor="text1"/>
        </w:rPr>
        <w:t xml:space="preserve"> designed to mitigate “inappropriate” and “explicit” content in school. It implements policies such as requiring book vendors to rate products and identify any material they deem “inappropriate”. </w:t>
      </w:r>
      <w:r w:rsidR="004C7644" w:rsidRPr="65CF57A7">
        <w:rPr>
          <w:rFonts w:ascii="Times New Roman" w:eastAsia="Times New Roman" w:hAnsi="Times New Roman" w:cs="Times New Roman"/>
          <w:color w:val="000000" w:themeColor="text1"/>
        </w:rPr>
        <w:t>B</w:t>
      </w:r>
      <w:r w:rsidRPr="65CF57A7">
        <w:rPr>
          <w:rFonts w:ascii="Times New Roman" w:eastAsia="Times New Roman" w:hAnsi="Times New Roman" w:cs="Times New Roman"/>
          <w:color w:val="000000" w:themeColor="text1"/>
        </w:rPr>
        <w:t xml:space="preserve">ooks that are “sexually explicit” </w:t>
      </w:r>
      <w:r w:rsidR="004C7644" w:rsidRPr="65CF57A7">
        <w:rPr>
          <w:rFonts w:ascii="Times New Roman" w:eastAsia="Times New Roman" w:hAnsi="Times New Roman" w:cs="Times New Roman"/>
          <w:color w:val="000000" w:themeColor="text1"/>
        </w:rPr>
        <w:t>must</w:t>
      </w:r>
      <w:r w:rsidRPr="65CF57A7">
        <w:rPr>
          <w:rFonts w:ascii="Times New Roman" w:eastAsia="Times New Roman" w:hAnsi="Times New Roman" w:cs="Times New Roman"/>
          <w:color w:val="000000" w:themeColor="text1"/>
        </w:rPr>
        <w:t xml:space="preserve"> be removed from libraries</w:t>
      </w:r>
      <w:r w:rsidR="004C7644" w:rsidRPr="65CF57A7">
        <w:rPr>
          <w:rFonts w:ascii="Times New Roman" w:eastAsia="Times New Roman" w:hAnsi="Times New Roman" w:cs="Times New Roman"/>
          <w:color w:val="000000" w:themeColor="text1"/>
        </w:rPr>
        <w:t>, a</w:t>
      </w:r>
      <w:r w:rsidRPr="65CF57A7">
        <w:rPr>
          <w:rFonts w:ascii="Times New Roman" w:eastAsia="Times New Roman" w:hAnsi="Times New Roman" w:cs="Times New Roman"/>
          <w:color w:val="000000" w:themeColor="text1"/>
        </w:rPr>
        <w:t xml:space="preserve">nd anything that is “sexually relevant" </w:t>
      </w:r>
      <w:r w:rsidR="004C7644" w:rsidRPr="65CF57A7">
        <w:rPr>
          <w:rFonts w:ascii="Times New Roman" w:eastAsia="Times New Roman" w:hAnsi="Times New Roman" w:cs="Times New Roman"/>
          <w:color w:val="000000" w:themeColor="text1"/>
        </w:rPr>
        <w:t xml:space="preserve">now requires </w:t>
      </w:r>
      <w:r w:rsidRPr="65CF57A7">
        <w:rPr>
          <w:rFonts w:ascii="Times New Roman" w:eastAsia="Times New Roman" w:hAnsi="Times New Roman" w:cs="Times New Roman"/>
          <w:color w:val="000000" w:themeColor="text1"/>
        </w:rPr>
        <w:t>parental permission to access</w:t>
      </w:r>
      <w:ins w:id="52" w:author="Author">
        <w:r w:rsidR="00B0350B" w:rsidRPr="00B0350B">
          <w:rPr>
            <w:rFonts w:ascii="Times New Roman" w:eastAsia="Times New Roman" w:hAnsi="Times New Roman" w:cs="Times New Roman"/>
            <w:lang w:eastAsia="en-US"/>
          </w:rPr>
          <w:t xml:space="preserve"> </w:t>
        </w:r>
        <w:r w:rsidR="00B0350B" w:rsidRPr="00B0350B">
          <w:rPr>
            <w:rFonts w:ascii="Times New Roman" w:eastAsia="Times New Roman" w:hAnsi="Times New Roman" w:cs="Times New Roman"/>
            <w:color w:val="000000" w:themeColor="text1"/>
          </w:rPr>
          <w:t>(Fisher, 2024)</w:t>
        </w:r>
        <w:del w:id="53" w:author="Author">
          <w:r w:rsidR="007A71BB" w:rsidDel="00B0350B">
            <w:rPr>
              <w:rFonts w:ascii="Times New Roman" w:eastAsia="Times New Roman" w:hAnsi="Times New Roman" w:cs="Times New Roman"/>
              <w:color w:val="000000" w:themeColor="text1"/>
            </w:rPr>
            <w:delText xml:space="preserve"> </w:delText>
          </w:r>
        </w:del>
      </w:ins>
      <w:r w:rsidRPr="65CF57A7">
        <w:rPr>
          <w:rFonts w:ascii="Times New Roman" w:eastAsia="Times New Roman" w:hAnsi="Times New Roman" w:cs="Times New Roman"/>
          <w:color w:val="000000" w:themeColor="text1"/>
        </w:rPr>
        <w:t>. The key concern with such legislation, aside from the legalization of censorship and the creation of loopholes, is that it promote</w:t>
      </w:r>
      <w:r w:rsidR="00F43B66" w:rsidRPr="65CF57A7">
        <w:rPr>
          <w:rFonts w:ascii="Times New Roman" w:eastAsia="Times New Roman" w:hAnsi="Times New Roman" w:cs="Times New Roman"/>
          <w:color w:val="000000" w:themeColor="text1"/>
        </w:rPr>
        <w:t>s</w:t>
      </w:r>
      <w:r w:rsidRPr="65CF57A7">
        <w:rPr>
          <w:rFonts w:ascii="Times New Roman" w:eastAsia="Times New Roman" w:hAnsi="Times New Roman" w:cs="Times New Roman"/>
          <w:color w:val="000000" w:themeColor="text1"/>
        </w:rPr>
        <w:t xml:space="preserve"> self-</w:t>
      </w:r>
      <w:r w:rsidR="004C7644" w:rsidRPr="65CF57A7">
        <w:rPr>
          <w:rFonts w:ascii="Times New Roman" w:eastAsia="Times New Roman" w:hAnsi="Times New Roman" w:cs="Times New Roman"/>
          <w:color w:val="000000" w:themeColor="text1"/>
        </w:rPr>
        <w:t>suppression. Ordinary people now</w:t>
      </w:r>
      <w:r w:rsidRPr="65CF57A7">
        <w:rPr>
          <w:rFonts w:ascii="Times New Roman" w:eastAsia="Times New Roman" w:hAnsi="Times New Roman" w:cs="Times New Roman"/>
          <w:color w:val="000000" w:themeColor="text1"/>
        </w:rPr>
        <w:t xml:space="preserve"> remove books</w:t>
      </w:r>
      <w:r w:rsidR="004C7644" w:rsidRPr="65CF57A7">
        <w:rPr>
          <w:rFonts w:ascii="Times New Roman" w:eastAsia="Times New Roman" w:hAnsi="Times New Roman" w:cs="Times New Roman"/>
          <w:color w:val="000000" w:themeColor="text1"/>
        </w:rPr>
        <w:t xml:space="preserve"> out of fear of prosecution, before they can even be properly judged and rated. It is this constraining environment that exacerbates</w:t>
      </w:r>
      <w:r w:rsidRPr="65CF57A7">
        <w:rPr>
          <w:rFonts w:ascii="Times New Roman" w:eastAsia="Times New Roman" w:hAnsi="Times New Roman" w:cs="Times New Roman"/>
          <w:color w:val="000000" w:themeColor="text1"/>
        </w:rPr>
        <w:t xml:space="preserve"> the problem</w:t>
      </w:r>
      <w:r w:rsidR="004C7644" w:rsidRPr="65CF57A7">
        <w:rPr>
          <w:rFonts w:ascii="Times New Roman" w:eastAsia="Times New Roman" w:hAnsi="Times New Roman" w:cs="Times New Roman"/>
          <w:color w:val="000000" w:themeColor="text1"/>
        </w:rPr>
        <w:t xml:space="preserve"> by </w:t>
      </w:r>
      <w:r w:rsidRPr="65CF57A7">
        <w:rPr>
          <w:rFonts w:ascii="Times New Roman" w:eastAsia="Times New Roman" w:hAnsi="Times New Roman" w:cs="Times New Roman"/>
          <w:color w:val="000000" w:themeColor="text1"/>
        </w:rPr>
        <w:t xml:space="preserve">creating a vacuum for concerned parents to implement unconstitutional censorship in the world of literature. </w:t>
      </w:r>
    </w:p>
    <w:p w14:paraId="45FB0818" w14:textId="77777777" w:rsidR="00684993" w:rsidRDefault="00684993"/>
    <w:p w14:paraId="4A4FB5C5" w14:textId="0FB72662" w:rsidR="00684993" w:rsidRPr="00913CA8" w:rsidRDefault="3B80EED6" w:rsidP="00913CA8">
      <w:pPr>
        <w:spacing w:after="0"/>
        <w:ind w:firstLine="720"/>
        <w:rPr>
          <w:rFonts w:ascii="Times New Roman" w:eastAsia="Times New Roman" w:hAnsi="Times New Roman" w:cs="Times New Roman"/>
          <w:color w:val="000000" w:themeColor="text1"/>
          <w:rPrChange w:id="54" w:author="Author">
            <w:rPr/>
          </w:rPrChange>
        </w:rPr>
      </w:pPr>
      <w:r w:rsidRPr="65CF57A7">
        <w:rPr>
          <w:rFonts w:ascii="Times New Roman" w:eastAsia="Times New Roman" w:hAnsi="Times New Roman" w:cs="Times New Roman"/>
          <w:color w:val="000000" w:themeColor="text1"/>
        </w:rPr>
        <w:t xml:space="preserve">Furthermore, with the current political climate, other branches of the federal government are also inclined to treat book banning as a </w:t>
      </w:r>
      <w:r w:rsidR="004C7644" w:rsidRPr="65CF57A7">
        <w:rPr>
          <w:rFonts w:ascii="Times New Roman" w:eastAsia="Times New Roman" w:hAnsi="Times New Roman" w:cs="Times New Roman"/>
          <w:color w:val="000000" w:themeColor="text1"/>
        </w:rPr>
        <w:t>State-</w:t>
      </w:r>
      <w:r w:rsidRPr="65CF57A7">
        <w:rPr>
          <w:rFonts w:ascii="Times New Roman" w:eastAsia="Times New Roman" w:hAnsi="Times New Roman" w:cs="Times New Roman"/>
          <w:color w:val="000000" w:themeColor="text1"/>
        </w:rPr>
        <w:t xml:space="preserve">level predicament. </w:t>
      </w:r>
      <w:r w:rsidR="004C7644" w:rsidRPr="65CF57A7">
        <w:rPr>
          <w:rFonts w:ascii="Times New Roman" w:eastAsia="Times New Roman" w:hAnsi="Times New Roman" w:cs="Times New Roman"/>
          <w:color w:val="000000" w:themeColor="text1"/>
        </w:rPr>
        <w:t xml:space="preserve">The </w:t>
      </w:r>
      <w:r w:rsidRPr="65CF57A7">
        <w:rPr>
          <w:rFonts w:ascii="Times New Roman" w:eastAsia="Times New Roman" w:hAnsi="Times New Roman" w:cs="Times New Roman"/>
          <w:color w:val="000000" w:themeColor="text1"/>
        </w:rPr>
        <w:t xml:space="preserve">Department of Education announced </w:t>
      </w:r>
      <w:r w:rsidR="00D457E7" w:rsidRPr="65CF57A7">
        <w:rPr>
          <w:rFonts w:ascii="Times New Roman" w:eastAsia="Times New Roman" w:hAnsi="Times New Roman" w:cs="Times New Roman"/>
          <w:color w:val="000000" w:themeColor="text1"/>
        </w:rPr>
        <w:t xml:space="preserve">this year </w:t>
      </w:r>
      <w:r w:rsidRPr="65CF57A7">
        <w:rPr>
          <w:rFonts w:ascii="Times New Roman" w:eastAsia="Times New Roman" w:hAnsi="Times New Roman" w:cs="Times New Roman"/>
          <w:color w:val="000000" w:themeColor="text1"/>
        </w:rPr>
        <w:t xml:space="preserve">that </w:t>
      </w:r>
      <w:commentRangeStart w:id="55"/>
      <w:r w:rsidRPr="65CF57A7">
        <w:rPr>
          <w:rFonts w:ascii="Times New Roman" w:eastAsia="Times New Roman" w:hAnsi="Times New Roman" w:cs="Times New Roman"/>
          <w:color w:val="000000" w:themeColor="text1"/>
          <w:u w:val="single"/>
        </w:rPr>
        <w:t>it would no longer investigate schools that banned or removed books from their libraries</w:t>
      </w:r>
      <w:commentRangeEnd w:id="55"/>
      <w:r>
        <w:rPr>
          <w:rStyle w:val="CommentReference"/>
        </w:rPr>
        <w:commentReference w:id="55"/>
      </w:r>
      <w:r w:rsidRPr="65CF57A7">
        <w:rPr>
          <w:rFonts w:ascii="Times New Roman" w:eastAsia="Times New Roman" w:hAnsi="Times New Roman" w:cs="Times New Roman"/>
          <w:color w:val="000000" w:themeColor="text1"/>
        </w:rPr>
        <w:t xml:space="preserve">, an action made clear by the dismissal of </w:t>
      </w:r>
      <w:r w:rsidR="00D457E7" w:rsidRPr="65CF57A7">
        <w:rPr>
          <w:rFonts w:ascii="Times New Roman" w:eastAsia="Times New Roman" w:hAnsi="Times New Roman" w:cs="Times New Roman"/>
          <w:color w:val="000000" w:themeColor="text1"/>
        </w:rPr>
        <w:t>11</w:t>
      </w:r>
      <w:r w:rsidRPr="65CF57A7">
        <w:rPr>
          <w:rFonts w:ascii="Times New Roman" w:eastAsia="Times New Roman" w:hAnsi="Times New Roman" w:cs="Times New Roman"/>
          <w:color w:val="000000" w:themeColor="text1"/>
        </w:rPr>
        <w:t xml:space="preserve"> filed civil rights complaints regarding </w:t>
      </w:r>
      <w:r w:rsidR="5F517C27" w:rsidRPr="65CF57A7">
        <w:rPr>
          <w:rFonts w:ascii="Times New Roman" w:eastAsia="Times New Roman" w:hAnsi="Times New Roman" w:cs="Times New Roman"/>
          <w:color w:val="000000" w:themeColor="text1"/>
        </w:rPr>
        <w:t>situations involving censorship across the country</w:t>
      </w:r>
      <w:ins w:id="56" w:author="Author">
        <w:r w:rsidR="00913CA8">
          <w:rPr>
            <w:rFonts w:ascii="Times New Roman" w:eastAsia="Times New Roman" w:hAnsi="Times New Roman" w:cs="Times New Roman"/>
            <w:color w:val="000000" w:themeColor="text1"/>
          </w:rPr>
          <w:t xml:space="preserve"> </w:t>
        </w:r>
        <w:r w:rsidR="00913CA8" w:rsidRPr="00913CA8">
          <w:rPr>
            <w:rFonts w:ascii="Times New Roman" w:eastAsia="Times New Roman" w:hAnsi="Times New Roman" w:cs="Times New Roman"/>
            <w:color w:val="000000" w:themeColor="text1"/>
          </w:rPr>
          <w:t>(Montague, 2025)</w:t>
        </w:r>
      </w:ins>
      <w:r w:rsidR="5F517C27" w:rsidRPr="65CF57A7">
        <w:rPr>
          <w:rFonts w:ascii="Times New Roman" w:eastAsia="Times New Roman" w:hAnsi="Times New Roman" w:cs="Times New Roman"/>
          <w:color w:val="000000" w:themeColor="text1"/>
        </w:rPr>
        <w:t xml:space="preserve">. </w:t>
      </w:r>
      <w:r w:rsidRPr="65CF57A7">
        <w:rPr>
          <w:rFonts w:ascii="Times New Roman" w:eastAsia="Times New Roman" w:hAnsi="Times New Roman" w:cs="Times New Roman"/>
          <w:color w:val="000000" w:themeColor="text1"/>
        </w:rPr>
        <w:t xml:space="preserve">These complaints typically had to do with </w:t>
      </w:r>
      <w:del w:id="57" w:author="Author">
        <w:r w:rsidRPr="65CF57A7" w:rsidDel="3B80EED6">
          <w:rPr>
            <w:rFonts w:ascii="Times New Roman" w:eastAsia="Times New Roman" w:hAnsi="Times New Roman" w:cs="Times New Roman"/>
            <w:color w:val="000000" w:themeColor="text1"/>
          </w:rPr>
          <w:delText>allegations</w:delText>
        </w:r>
      </w:del>
      <w:ins w:id="58" w:author="Author">
        <w:r w:rsidR="6E33FC63" w:rsidRPr="65CF57A7">
          <w:rPr>
            <w:rFonts w:ascii="Times New Roman" w:eastAsia="Times New Roman" w:hAnsi="Times New Roman" w:cs="Times New Roman"/>
            <w:color w:val="000000" w:themeColor="text1"/>
          </w:rPr>
          <w:t>allegations regarding</w:t>
        </w:r>
      </w:ins>
      <w:del w:id="59" w:author="Author">
        <w:r w:rsidRPr="65CF57A7" w:rsidDel="3B80EED6">
          <w:rPr>
            <w:rFonts w:ascii="Times New Roman" w:eastAsia="Times New Roman" w:hAnsi="Times New Roman" w:cs="Times New Roman"/>
            <w:color w:val="000000" w:themeColor="text1"/>
          </w:rPr>
          <w:delText xml:space="preserve"> on</w:delText>
        </w:r>
      </w:del>
      <w:r w:rsidRPr="65CF57A7">
        <w:rPr>
          <w:rFonts w:ascii="Times New Roman" w:eastAsia="Times New Roman" w:hAnsi="Times New Roman" w:cs="Times New Roman"/>
          <w:color w:val="000000" w:themeColor="text1"/>
        </w:rPr>
        <w:t xml:space="preserve"> the removal of books </w:t>
      </w:r>
      <w:r w:rsidR="00FD1846" w:rsidRPr="65CF57A7">
        <w:rPr>
          <w:rFonts w:ascii="Times New Roman" w:eastAsia="Times New Roman" w:hAnsi="Times New Roman" w:cs="Times New Roman"/>
          <w:color w:val="000000" w:themeColor="text1"/>
        </w:rPr>
        <w:t>that oppose traditional gendered roles and institutional discrimination</w:t>
      </w:r>
      <w:r w:rsidRPr="65CF57A7">
        <w:rPr>
          <w:rFonts w:ascii="Times New Roman" w:eastAsia="Times New Roman" w:hAnsi="Times New Roman" w:cs="Times New Roman"/>
          <w:color w:val="000000" w:themeColor="text1"/>
        </w:rPr>
        <w:t xml:space="preserve">, </w:t>
      </w:r>
      <w:r w:rsidR="00FD1846" w:rsidRPr="65CF57A7">
        <w:rPr>
          <w:rFonts w:ascii="Times New Roman" w:eastAsia="Times New Roman" w:hAnsi="Times New Roman" w:cs="Times New Roman"/>
          <w:color w:val="000000" w:themeColor="text1"/>
        </w:rPr>
        <w:t xml:space="preserve">subjects such as LGBTQ or racial and </w:t>
      </w:r>
      <w:del w:id="60" w:author="Author">
        <w:r w:rsidRPr="65CF57A7" w:rsidDel="00FD1846">
          <w:rPr>
            <w:rFonts w:ascii="Times New Roman" w:eastAsia="Times New Roman" w:hAnsi="Times New Roman" w:cs="Times New Roman"/>
            <w:color w:val="000000" w:themeColor="text1"/>
          </w:rPr>
          <w:delText>ethic</w:delText>
        </w:r>
      </w:del>
      <w:ins w:id="61" w:author="Author">
        <w:r w:rsidR="45D603D4" w:rsidRPr="65CF57A7">
          <w:rPr>
            <w:rFonts w:ascii="Times New Roman" w:eastAsia="Times New Roman" w:hAnsi="Times New Roman" w:cs="Times New Roman"/>
            <w:color w:val="000000" w:themeColor="text1"/>
          </w:rPr>
          <w:t>ethnic</w:t>
        </w:r>
      </w:ins>
      <w:r w:rsidR="00FD1846" w:rsidRPr="65CF57A7">
        <w:rPr>
          <w:rFonts w:ascii="Times New Roman" w:eastAsia="Times New Roman" w:hAnsi="Times New Roman" w:cs="Times New Roman"/>
          <w:color w:val="000000" w:themeColor="text1"/>
        </w:rPr>
        <w:t xml:space="preserve"> identity, </w:t>
      </w:r>
      <w:r w:rsidR="00D457E7" w:rsidRPr="65CF57A7">
        <w:rPr>
          <w:rFonts w:ascii="Times New Roman" w:eastAsia="Times New Roman" w:hAnsi="Times New Roman" w:cs="Times New Roman"/>
          <w:color w:val="000000" w:themeColor="text1"/>
        </w:rPr>
        <w:t>which fall</w:t>
      </w:r>
      <w:r w:rsidRPr="65CF57A7">
        <w:rPr>
          <w:rFonts w:ascii="Times New Roman" w:eastAsia="Times New Roman" w:hAnsi="Times New Roman" w:cs="Times New Roman"/>
          <w:color w:val="000000" w:themeColor="text1"/>
        </w:rPr>
        <w:t xml:space="preserve"> under the general umbrella of civil rights. </w:t>
      </w:r>
    </w:p>
    <w:p w14:paraId="049F31CB" w14:textId="77777777" w:rsidR="00684993" w:rsidRDefault="00684993"/>
    <w:p w14:paraId="2440E692" w14:textId="483B5609" w:rsidR="00684993" w:rsidRDefault="00E3402D" w:rsidP="06C43F77">
      <w:pPr>
        <w:spacing w:after="0"/>
        <w:ind w:firstLine="720"/>
      </w:pPr>
      <w:r w:rsidRPr="65CF57A7">
        <w:rPr>
          <w:rFonts w:ascii="Times New Roman" w:eastAsia="Times New Roman" w:hAnsi="Times New Roman" w:cs="Times New Roman"/>
          <w:color w:val="000000" w:themeColor="text1"/>
        </w:rPr>
        <w:t>At its core, the present controversy reflects persistent ambiguity in the governing legal precedent</w:t>
      </w:r>
      <w:r w:rsidR="3B80EED6" w:rsidRPr="65CF57A7">
        <w:rPr>
          <w:rFonts w:ascii="Times New Roman" w:eastAsia="Times New Roman" w:hAnsi="Times New Roman" w:cs="Times New Roman"/>
          <w:color w:val="000000" w:themeColor="text1"/>
        </w:rPr>
        <w:t xml:space="preserve">; even though there is </w:t>
      </w:r>
      <w:r w:rsidRPr="65CF57A7">
        <w:rPr>
          <w:rFonts w:ascii="Times New Roman" w:eastAsia="Times New Roman" w:hAnsi="Times New Roman" w:cs="Times New Roman"/>
          <w:color w:val="000000" w:themeColor="text1"/>
        </w:rPr>
        <w:t xml:space="preserve">an applicable </w:t>
      </w:r>
      <w:r w:rsidR="3B80EED6" w:rsidRPr="65CF57A7">
        <w:rPr>
          <w:rFonts w:ascii="Times New Roman" w:eastAsia="Times New Roman" w:hAnsi="Times New Roman" w:cs="Times New Roman"/>
          <w:color w:val="000000" w:themeColor="text1"/>
        </w:rPr>
        <w:t>“federal law</w:t>
      </w:r>
      <w:r w:rsidR="6E99D7D0" w:rsidRPr="65CF57A7">
        <w:rPr>
          <w:rFonts w:ascii="Times New Roman" w:eastAsia="Times New Roman" w:hAnsi="Times New Roman" w:cs="Times New Roman"/>
          <w:color w:val="000000" w:themeColor="text1"/>
        </w:rPr>
        <w:t>”, the</w:t>
      </w:r>
      <w:r w:rsidR="000E08A7" w:rsidRPr="65CF57A7">
        <w:rPr>
          <w:rFonts w:ascii="Times New Roman" w:eastAsia="Times New Roman" w:hAnsi="Times New Roman" w:cs="Times New Roman"/>
          <w:color w:val="000000" w:themeColor="text1"/>
        </w:rPr>
        <w:t xml:space="preserve"> rise of neo-conservative values </w:t>
      </w:r>
      <w:del w:id="62" w:author="Author">
        <w:r w:rsidR="000E08A7" w:rsidRPr="65CF57A7" w:rsidDel="006D5193">
          <w:rPr>
            <w:rFonts w:ascii="Times New Roman" w:eastAsia="Times New Roman" w:hAnsi="Times New Roman" w:cs="Times New Roman"/>
            <w:color w:val="000000" w:themeColor="text1"/>
          </w:rPr>
          <w:delText>[</w:delText>
        </w:r>
      </w:del>
      <w:commentRangeStart w:id="63"/>
      <w:r w:rsidR="000E08A7" w:rsidRPr="65CF57A7">
        <w:rPr>
          <w:rFonts w:ascii="Times New Roman" w:eastAsia="Times New Roman" w:hAnsi="Times New Roman" w:cs="Times New Roman"/>
          <w:color w:val="000000" w:themeColor="text1"/>
        </w:rPr>
        <w:t>and anti-intellectualism</w:t>
      </w:r>
      <w:commentRangeEnd w:id="63"/>
      <w:r>
        <w:rPr>
          <w:rStyle w:val="CommentReference"/>
        </w:rPr>
        <w:commentReference w:id="63"/>
      </w:r>
      <w:del w:id="64" w:author="Author">
        <w:r w:rsidR="000E08A7" w:rsidRPr="65CF57A7" w:rsidDel="006D5193">
          <w:rPr>
            <w:rFonts w:ascii="Times New Roman" w:eastAsia="Times New Roman" w:hAnsi="Times New Roman" w:cs="Times New Roman"/>
            <w:color w:val="000000" w:themeColor="text1"/>
          </w:rPr>
          <w:delText>]</w:delText>
        </w:r>
      </w:del>
      <w:r w:rsidR="3B80EED6" w:rsidRPr="65CF57A7">
        <w:rPr>
          <w:rFonts w:ascii="Times New Roman" w:eastAsia="Times New Roman" w:hAnsi="Times New Roman" w:cs="Times New Roman"/>
          <w:color w:val="000000" w:themeColor="text1"/>
        </w:rPr>
        <w:t xml:space="preserve"> allow states to take advantage of the situation</w:t>
      </w:r>
      <w:r w:rsidR="00D457E7" w:rsidRPr="65CF57A7">
        <w:rPr>
          <w:rFonts w:ascii="Times New Roman" w:eastAsia="Times New Roman" w:hAnsi="Times New Roman" w:cs="Times New Roman"/>
          <w:color w:val="000000" w:themeColor="text1"/>
        </w:rPr>
        <w:t xml:space="preserve"> </w:t>
      </w:r>
      <w:r w:rsidR="00D457E7" w:rsidRPr="65CF57A7">
        <w:rPr>
          <w:rFonts w:ascii="Times New Roman" w:eastAsia="Times New Roman" w:hAnsi="Times New Roman" w:cs="Times New Roman"/>
          <w:i/>
          <w:iCs/>
          <w:color w:val="000000" w:themeColor="text1"/>
        </w:rPr>
        <w:t>and impose their own standards of ‘appropriate’ and ‘suitable’ materials</w:t>
      </w:r>
      <w:r w:rsidR="3B80EED6" w:rsidRPr="65CF57A7">
        <w:rPr>
          <w:rFonts w:ascii="Times New Roman" w:eastAsia="Times New Roman" w:hAnsi="Times New Roman" w:cs="Times New Roman"/>
          <w:color w:val="000000" w:themeColor="text1"/>
        </w:rPr>
        <w:t xml:space="preserve">. </w:t>
      </w:r>
      <w:ins w:id="65" w:author="Author">
        <w:r w:rsidR="006D5193">
          <w:rPr>
            <w:rFonts w:ascii="Times New Roman" w:eastAsia="Times New Roman" w:hAnsi="Times New Roman" w:cs="Times New Roman"/>
            <w:color w:val="000000" w:themeColor="text1"/>
          </w:rPr>
          <w:t xml:space="preserve">For example, neo-intellectualism is rooted in the idea that </w:t>
        </w:r>
        <w:r w:rsidR="00DD2F20">
          <w:rPr>
            <w:rFonts w:ascii="Times New Roman" w:eastAsia="Times New Roman" w:hAnsi="Times New Roman" w:cs="Times New Roman"/>
            <w:color w:val="000000" w:themeColor="text1"/>
          </w:rPr>
          <w:t xml:space="preserve">there </w:t>
        </w:r>
        <w:proofErr w:type="gramStart"/>
        <w:r w:rsidR="00DD2F20">
          <w:rPr>
            <w:rFonts w:ascii="Times New Roman" w:eastAsia="Times New Roman" w:hAnsi="Times New Roman" w:cs="Times New Roman"/>
            <w:color w:val="000000" w:themeColor="text1"/>
          </w:rPr>
          <w:t>is</w:t>
        </w:r>
        <w:proofErr w:type="gramEnd"/>
        <w:r w:rsidR="00DD2F20">
          <w:rPr>
            <w:rFonts w:ascii="Times New Roman" w:eastAsia="Times New Roman" w:hAnsi="Times New Roman" w:cs="Times New Roman"/>
            <w:color w:val="000000" w:themeColor="text1"/>
          </w:rPr>
          <w:t xml:space="preserve"> a mistrust and rejection of modern academia and the pursuit of knowledge</w:t>
        </w:r>
        <w:r w:rsidR="00A5784C">
          <w:rPr>
            <w:rFonts w:ascii="Times New Roman" w:eastAsia="Times New Roman" w:hAnsi="Times New Roman" w:cs="Times New Roman"/>
            <w:color w:val="000000" w:themeColor="text1"/>
          </w:rPr>
          <w:t xml:space="preserve"> (Garriga, 2024)</w:t>
        </w:r>
        <w:r w:rsidR="00DD2F20">
          <w:rPr>
            <w:rFonts w:ascii="Times New Roman" w:eastAsia="Times New Roman" w:hAnsi="Times New Roman" w:cs="Times New Roman"/>
            <w:color w:val="000000" w:themeColor="text1"/>
          </w:rPr>
          <w:t xml:space="preserve">. One of the key types of anti-intellectualism is religious </w:t>
        </w:r>
        <w:r w:rsidR="00A142CC">
          <w:rPr>
            <w:rFonts w:ascii="Times New Roman" w:eastAsia="Times New Roman" w:hAnsi="Times New Roman" w:cs="Times New Roman"/>
            <w:color w:val="000000" w:themeColor="text1"/>
          </w:rPr>
          <w:t xml:space="preserve">anti-rationalism, </w:t>
        </w:r>
        <w:r w:rsidR="00620565">
          <w:rPr>
            <w:rFonts w:ascii="Times New Roman" w:eastAsia="Times New Roman" w:hAnsi="Times New Roman" w:cs="Times New Roman"/>
            <w:color w:val="000000" w:themeColor="text1"/>
          </w:rPr>
          <w:t>where religious reasoning tends to favor logic</w:t>
        </w:r>
        <w:r w:rsidR="00B8603F">
          <w:rPr>
            <w:rFonts w:ascii="Times New Roman" w:eastAsia="Times New Roman" w:hAnsi="Times New Roman" w:cs="Times New Roman"/>
            <w:color w:val="000000" w:themeColor="text1"/>
          </w:rPr>
          <w:t xml:space="preserve"> (Kemp &amp; Della Torre, 2022)</w:t>
        </w:r>
        <w:r w:rsidR="00620565">
          <w:rPr>
            <w:rFonts w:ascii="Times New Roman" w:eastAsia="Times New Roman" w:hAnsi="Times New Roman" w:cs="Times New Roman"/>
            <w:color w:val="000000" w:themeColor="text1"/>
          </w:rPr>
          <w:t xml:space="preserve">, a school of thought neo conservatism and book banning are rooted around. The delineation of what is “appropriate” and </w:t>
        </w:r>
        <w:r w:rsidR="00620565">
          <w:rPr>
            <w:rFonts w:ascii="Times New Roman" w:eastAsia="Times New Roman" w:hAnsi="Times New Roman" w:cs="Times New Roman"/>
            <w:color w:val="000000" w:themeColor="text1"/>
          </w:rPr>
          <w:lastRenderedPageBreak/>
          <w:t>“suitable” is us</w:t>
        </w:r>
        <w:r w:rsidR="00B73B32">
          <w:rPr>
            <w:rFonts w:ascii="Times New Roman" w:eastAsia="Times New Roman" w:hAnsi="Times New Roman" w:cs="Times New Roman"/>
            <w:color w:val="000000" w:themeColor="text1"/>
          </w:rPr>
          <w:t>ually centered around the Christian values of morality</w:t>
        </w:r>
        <w:r w:rsidR="00CD0C76">
          <w:rPr>
            <w:rFonts w:ascii="Times New Roman" w:eastAsia="Times New Roman" w:hAnsi="Times New Roman" w:cs="Times New Roman"/>
            <w:color w:val="000000" w:themeColor="text1"/>
          </w:rPr>
          <w:t xml:space="preserve">, which is internally a contradiction of the pillar of the freedom of religion. </w:t>
        </w:r>
        <w:proofErr w:type="gramStart"/>
        <w:r w:rsidR="00CD0C76">
          <w:rPr>
            <w:rFonts w:ascii="Times New Roman" w:eastAsia="Times New Roman" w:hAnsi="Times New Roman" w:cs="Times New Roman"/>
            <w:color w:val="000000" w:themeColor="text1"/>
          </w:rPr>
          <w:t>With that being said, t</w:t>
        </w:r>
      </w:ins>
      <w:proofErr w:type="gramEnd"/>
      <w:del w:id="66" w:author="Author">
        <w:r w:rsidR="3B80EED6" w:rsidRPr="65CF57A7" w:rsidDel="00CD0C76">
          <w:rPr>
            <w:rFonts w:ascii="Times New Roman" w:eastAsia="Times New Roman" w:hAnsi="Times New Roman" w:cs="Times New Roman"/>
            <w:color w:val="000000" w:themeColor="text1"/>
          </w:rPr>
          <w:delText>T</w:delText>
        </w:r>
      </w:del>
      <w:r w:rsidR="3B80EED6" w:rsidRPr="65CF57A7">
        <w:rPr>
          <w:rFonts w:ascii="Times New Roman" w:eastAsia="Times New Roman" w:hAnsi="Times New Roman" w:cs="Times New Roman"/>
          <w:color w:val="000000" w:themeColor="text1"/>
        </w:rPr>
        <w:t xml:space="preserve">hough there </w:t>
      </w:r>
      <w:r w:rsidR="00D457E7" w:rsidRPr="65CF57A7">
        <w:rPr>
          <w:rFonts w:ascii="Times New Roman" w:eastAsia="Times New Roman" w:hAnsi="Times New Roman" w:cs="Times New Roman"/>
          <w:color w:val="000000" w:themeColor="text1"/>
        </w:rPr>
        <w:t>is</w:t>
      </w:r>
      <w:r w:rsidR="3B80EED6" w:rsidRPr="65CF57A7">
        <w:rPr>
          <w:rFonts w:ascii="Times New Roman" w:eastAsia="Times New Roman" w:hAnsi="Times New Roman" w:cs="Times New Roman"/>
          <w:color w:val="000000" w:themeColor="text1"/>
        </w:rPr>
        <w:t xml:space="preserve"> </w:t>
      </w:r>
      <w:r w:rsidR="00D457E7" w:rsidRPr="65CF57A7">
        <w:rPr>
          <w:rFonts w:ascii="Times New Roman" w:eastAsia="Times New Roman" w:hAnsi="Times New Roman" w:cs="Times New Roman"/>
          <w:color w:val="000000" w:themeColor="text1"/>
        </w:rPr>
        <w:t>much ongoing litigation</w:t>
      </w:r>
      <w:r w:rsidR="3B80EED6" w:rsidRPr="65CF57A7">
        <w:rPr>
          <w:rFonts w:ascii="Times New Roman" w:eastAsia="Times New Roman" w:hAnsi="Times New Roman" w:cs="Times New Roman"/>
          <w:color w:val="000000" w:themeColor="text1"/>
        </w:rPr>
        <w:t xml:space="preserve"> against </w:t>
      </w:r>
      <w:ins w:id="67" w:author="Author">
        <w:r w:rsidR="61D67B7C" w:rsidRPr="65CF57A7">
          <w:rPr>
            <w:rFonts w:ascii="Times New Roman" w:eastAsia="Times New Roman" w:hAnsi="Times New Roman" w:cs="Times New Roman"/>
            <w:color w:val="000000" w:themeColor="text1"/>
          </w:rPr>
          <w:t>s</w:t>
        </w:r>
      </w:ins>
      <w:del w:id="68" w:author="Author">
        <w:r w:rsidRPr="65CF57A7" w:rsidDel="001F5410">
          <w:rPr>
            <w:rFonts w:ascii="Times New Roman" w:eastAsia="Times New Roman" w:hAnsi="Times New Roman" w:cs="Times New Roman"/>
            <w:color w:val="000000" w:themeColor="text1"/>
          </w:rPr>
          <w:delText>S</w:delText>
        </w:r>
      </w:del>
      <w:r w:rsidR="001F5410" w:rsidRPr="65CF57A7">
        <w:rPr>
          <w:rFonts w:ascii="Times New Roman" w:eastAsia="Times New Roman" w:hAnsi="Times New Roman" w:cs="Times New Roman"/>
          <w:color w:val="000000" w:themeColor="text1"/>
        </w:rPr>
        <w:t>tate-sanctioned literature</w:t>
      </w:r>
      <w:r w:rsidR="3B80EED6" w:rsidRPr="65CF57A7">
        <w:rPr>
          <w:rFonts w:ascii="Times New Roman" w:eastAsia="Times New Roman" w:hAnsi="Times New Roman" w:cs="Times New Roman"/>
          <w:color w:val="000000" w:themeColor="text1"/>
        </w:rPr>
        <w:t xml:space="preserve">, none are effective enough to tackle the </w:t>
      </w:r>
      <w:ins w:id="69" w:author="Author">
        <w:r w:rsidR="775C4CAC" w:rsidRPr="65CF57A7">
          <w:rPr>
            <w:rFonts w:ascii="Times New Roman" w:eastAsia="Times New Roman" w:hAnsi="Times New Roman" w:cs="Times New Roman"/>
            <w:color w:val="000000" w:themeColor="text1"/>
          </w:rPr>
          <w:t>entire</w:t>
        </w:r>
      </w:ins>
      <w:del w:id="70" w:author="Author">
        <w:r w:rsidRPr="65CF57A7" w:rsidDel="001F5410">
          <w:rPr>
            <w:rFonts w:ascii="Times New Roman" w:eastAsia="Times New Roman" w:hAnsi="Times New Roman" w:cs="Times New Roman"/>
            <w:color w:val="000000" w:themeColor="text1"/>
          </w:rPr>
          <w:delText>full</w:delText>
        </w:r>
      </w:del>
      <w:r w:rsidR="001F5410" w:rsidRPr="65CF57A7">
        <w:rPr>
          <w:rFonts w:ascii="Times New Roman" w:eastAsia="Times New Roman" w:hAnsi="Times New Roman" w:cs="Times New Roman"/>
          <w:color w:val="000000" w:themeColor="text1"/>
        </w:rPr>
        <w:t xml:space="preserve"> issue</w:t>
      </w:r>
      <w:r w:rsidR="3B80EED6" w:rsidRPr="65CF57A7">
        <w:rPr>
          <w:rFonts w:ascii="Times New Roman" w:eastAsia="Times New Roman" w:hAnsi="Times New Roman" w:cs="Times New Roman"/>
          <w:color w:val="000000" w:themeColor="text1"/>
        </w:rPr>
        <w:t xml:space="preserve">. </w:t>
      </w:r>
    </w:p>
    <w:p w14:paraId="53128261" w14:textId="77777777" w:rsidR="00684993" w:rsidRDefault="00684993"/>
    <w:p w14:paraId="32E41EF5" w14:textId="66D506DE" w:rsidR="00684993" w:rsidRDefault="001F5410" w:rsidP="69AD4123">
      <w:pPr>
        <w:spacing w:after="0"/>
        <w:ind w:firstLine="720"/>
      </w:pPr>
      <w:r w:rsidRPr="65CF57A7">
        <w:rPr>
          <w:rFonts w:ascii="Times New Roman" w:eastAsia="Times New Roman" w:hAnsi="Times New Roman" w:cs="Times New Roman"/>
          <w:color w:val="000000" w:themeColor="text1"/>
        </w:rPr>
        <w:t xml:space="preserve"> Given the issue’s complexity, the most viable resolution within the constitutional framework is to enact federal-level legislation</w:t>
      </w:r>
      <w:r w:rsidR="3B80EED6" w:rsidRPr="65CF57A7">
        <w:rPr>
          <w:rFonts w:ascii="Times New Roman" w:eastAsia="Times New Roman" w:hAnsi="Times New Roman" w:cs="Times New Roman"/>
          <w:color w:val="000000" w:themeColor="text1"/>
        </w:rPr>
        <w:t xml:space="preserve">, defining the parameters for what </w:t>
      </w:r>
      <w:r w:rsidRPr="65CF57A7">
        <w:rPr>
          <w:rFonts w:ascii="Times New Roman" w:eastAsia="Times New Roman" w:hAnsi="Times New Roman" w:cs="Times New Roman"/>
          <w:color w:val="000000" w:themeColor="text1"/>
        </w:rPr>
        <w:t xml:space="preserve">exactly </w:t>
      </w:r>
      <w:r w:rsidR="3B80EED6" w:rsidRPr="65CF57A7">
        <w:rPr>
          <w:rFonts w:ascii="Times New Roman" w:eastAsia="Times New Roman" w:hAnsi="Times New Roman" w:cs="Times New Roman"/>
          <w:color w:val="000000" w:themeColor="text1"/>
        </w:rPr>
        <w:t xml:space="preserve">is allowed as reading material in libraries. </w:t>
      </w:r>
      <w:r w:rsidR="15C8D8CB" w:rsidRPr="65CF57A7">
        <w:rPr>
          <w:rFonts w:ascii="Times New Roman" w:eastAsia="Times New Roman" w:hAnsi="Times New Roman" w:cs="Times New Roman"/>
          <w:color w:val="000000" w:themeColor="text1"/>
        </w:rPr>
        <w:t>There is also the choice of waiting for the Supreme Court to agree to hear another case regarding banned books</w:t>
      </w:r>
      <w:r w:rsidR="5B4DDB19" w:rsidRPr="65CF57A7">
        <w:rPr>
          <w:rFonts w:ascii="Times New Roman" w:eastAsia="Times New Roman" w:hAnsi="Times New Roman" w:cs="Times New Roman"/>
          <w:color w:val="000000" w:themeColor="text1"/>
        </w:rPr>
        <w:t xml:space="preserve"> that</w:t>
      </w:r>
      <w:r w:rsidR="15C8D8CB" w:rsidRPr="65CF57A7">
        <w:rPr>
          <w:rFonts w:ascii="Times New Roman" w:eastAsia="Times New Roman" w:hAnsi="Times New Roman" w:cs="Times New Roman"/>
          <w:color w:val="000000" w:themeColor="text1"/>
        </w:rPr>
        <w:t xml:space="preserve"> asks for a writ of </w:t>
      </w:r>
      <w:r w:rsidR="3CB18537" w:rsidRPr="65CF57A7">
        <w:rPr>
          <w:rFonts w:ascii="Times New Roman" w:eastAsia="Times New Roman" w:hAnsi="Times New Roman" w:cs="Times New Roman"/>
          <w:color w:val="000000" w:themeColor="text1"/>
        </w:rPr>
        <w:t>certiorari,</w:t>
      </w:r>
      <w:r w:rsidR="15C8D8CB" w:rsidRPr="65CF57A7">
        <w:rPr>
          <w:rFonts w:ascii="Times New Roman" w:eastAsia="Times New Roman" w:hAnsi="Times New Roman" w:cs="Times New Roman"/>
          <w:color w:val="000000" w:themeColor="text1"/>
        </w:rPr>
        <w:t xml:space="preserve"> but this path is </w:t>
      </w:r>
      <w:r w:rsidR="0860623B" w:rsidRPr="65CF57A7">
        <w:rPr>
          <w:rFonts w:ascii="Times New Roman" w:eastAsia="Times New Roman" w:hAnsi="Times New Roman" w:cs="Times New Roman"/>
          <w:color w:val="000000" w:themeColor="text1"/>
        </w:rPr>
        <w:t xml:space="preserve">not reasonably feasible. Thus, passing </w:t>
      </w:r>
      <w:r w:rsidR="25681BC9" w:rsidRPr="65CF57A7">
        <w:rPr>
          <w:rFonts w:ascii="Times New Roman" w:eastAsia="Times New Roman" w:hAnsi="Times New Roman" w:cs="Times New Roman"/>
          <w:color w:val="000000" w:themeColor="text1"/>
        </w:rPr>
        <w:t>legislation</w:t>
      </w:r>
      <w:r w:rsidR="0860623B" w:rsidRPr="65CF57A7">
        <w:rPr>
          <w:rFonts w:ascii="Times New Roman" w:eastAsia="Times New Roman" w:hAnsi="Times New Roman" w:cs="Times New Roman"/>
          <w:color w:val="000000" w:themeColor="text1"/>
        </w:rPr>
        <w:t xml:space="preserve"> </w:t>
      </w:r>
      <w:r w:rsidR="3B80EED6" w:rsidRPr="65CF57A7">
        <w:rPr>
          <w:rFonts w:ascii="Times New Roman" w:eastAsia="Times New Roman" w:hAnsi="Times New Roman" w:cs="Times New Roman"/>
          <w:color w:val="000000" w:themeColor="text1"/>
        </w:rPr>
        <w:t xml:space="preserve">is the only way to maintain the federal sanctity of the precedent </w:t>
      </w:r>
      <w:del w:id="71" w:author="Author">
        <w:r w:rsidR="3B80EED6" w:rsidRPr="65CF57A7" w:rsidDel="3B80EED6">
          <w:rPr>
            <w:rFonts w:ascii="Times New Roman" w:eastAsia="Times New Roman" w:hAnsi="Times New Roman" w:cs="Times New Roman"/>
            <w:color w:val="000000" w:themeColor="text1"/>
          </w:rPr>
          <w:delText xml:space="preserve">which has not been </w:delText>
        </w:r>
      </w:del>
      <w:ins w:id="72" w:author="Author">
        <w:r w:rsidR="001F3465" w:rsidRPr="65CF57A7">
          <w:rPr>
            <w:rFonts w:ascii="Times New Roman" w:eastAsia="Times New Roman" w:hAnsi="Times New Roman" w:cs="Times New Roman"/>
            <w:color w:val="000000" w:themeColor="text1"/>
          </w:rPr>
          <w:t xml:space="preserve">not </w:t>
        </w:r>
      </w:ins>
      <w:r w:rsidR="3B80EED6" w:rsidRPr="65CF57A7">
        <w:rPr>
          <w:rFonts w:ascii="Times New Roman" w:eastAsia="Times New Roman" w:hAnsi="Times New Roman" w:cs="Times New Roman"/>
          <w:color w:val="000000" w:themeColor="text1"/>
        </w:rPr>
        <w:t xml:space="preserve">overturned and is </w:t>
      </w:r>
      <w:r w:rsidR="6259383D" w:rsidRPr="65CF57A7">
        <w:rPr>
          <w:rFonts w:ascii="Times New Roman" w:eastAsia="Times New Roman" w:hAnsi="Times New Roman" w:cs="Times New Roman"/>
          <w:color w:val="000000" w:themeColor="text1"/>
        </w:rPr>
        <w:t>valid in</w:t>
      </w:r>
      <w:r w:rsidR="3B80EED6" w:rsidRPr="65CF57A7">
        <w:rPr>
          <w:rFonts w:ascii="Times New Roman" w:eastAsia="Times New Roman" w:hAnsi="Times New Roman" w:cs="Times New Roman"/>
          <w:color w:val="000000" w:themeColor="text1"/>
        </w:rPr>
        <w:t xml:space="preserve"> </w:t>
      </w:r>
      <w:bookmarkStart w:id="73" w:name="_Int_kQiZZePl"/>
      <w:r w:rsidR="3B80EED6" w:rsidRPr="65CF57A7">
        <w:rPr>
          <w:rFonts w:ascii="Times New Roman" w:eastAsia="Times New Roman" w:hAnsi="Times New Roman" w:cs="Times New Roman"/>
          <w:color w:val="000000" w:themeColor="text1"/>
        </w:rPr>
        <w:t>case</w:t>
      </w:r>
      <w:bookmarkEnd w:id="73"/>
      <w:r w:rsidR="3B80EED6" w:rsidRPr="65CF57A7">
        <w:rPr>
          <w:rFonts w:ascii="Times New Roman" w:eastAsia="Times New Roman" w:hAnsi="Times New Roman" w:cs="Times New Roman"/>
          <w:color w:val="000000" w:themeColor="text1"/>
        </w:rPr>
        <w:t xml:space="preserve"> </w:t>
      </w:r>
      <w:r w:rsidR="594BD1FD" w:rsidRPr="65CF57A7">
        <w:rPr>
          <w:rFonts w:ascii="Times New Roman" w:eastAsia="Times New Roman" w:hAnsi="Times New Roman" w:cs="Times New Roman"/>
          <w:color w:val="000000" w:themeColor="text1"/>
        </w:rPr>
        <w:t>law</w:t>
      </w:r>
      <w:r w:rsidR="002B1912" w:rsidRPr="65CF57A7">
        <w:rPr>
          <w:rFonts w:ascii="Times New Roman" w:eastAsia="Times New Roman" w:hAnsi="Times New Roman" w:cs="Times New Roman"/>
          <w:color w:val="000000" w:themeColor="text1"/>
        </w:rPr>
        <w:t>,</w:t>
      </w:r>
      <w:r w:rsidR="594BD1FD" w:rsidRPr="65CF57A7">
        <w:rPr>
          <w:rFonts w:ascii="Times New Roman" w:eastAsia="Times New Roman" w:hAnsi="Times New Roman" w:cs="Times New Roman"/>
          <w:color w:val="000000" w:themeColor="text1"/>
        </w:rPr>
        <w:t xml:space="preserve"> </w:t>
      </w:r>
      <w:r w:rsidR="002B1912" w:rsidRPr="65CF57A7">
        <w:rPr>
          <w:rFonts w:ascii="Times New Roman" w:eastAsia="Times New Roman" w:hAnsi="Times New Roman" w:cs="Times New Roman"/>
          <w:color w:val="000000" w:themeColor="text1"/>
        </w:rPr>
        <w:t>yet</w:t>
      </w:r>
      <w:r w:rsidR="3B80EED6" w:rsidRPr="65CF57A7">
        <w:rPr>
          <w:rFonts w:ascii="Times New Roman" w:eastAsia="Times New Roman" w:hAnsi="Times New Roman" w:cs="Times New Roman"/>
          <w:color w:val="000000" w:themeColor="text1"/>
        </w:rPr>
        <w:t xml:space="preserve"> constantly ignored due to its </w:t>
      </w:r>
      <w:r w:rsidR="001F3465" w:rsidRPr="65CF57A7">
        <w:rPr>
          <w:rFonts w:ascii="Times New Roman" w:eastAsia="Times New Roman" w:hAnsi="Times New Roman" w:cs="Times New Roman"/>
          <w:color w:val="000000" w:themeColor="text1"/>
        </w:rPr>
        <w:t>ambiguous standards</w:t>
      </w:r>
      <w:r w:rsidR="3B80EED6" w:rsidRPr="65CF57A7">
        <w:rPr>
          <w:rFonts w:ascii="Times New Roman" w:eastAsia="Times New Roman" w:hAnsi="Times New Roman" w:cs="Times New Roman"/>
          <w:color w:val="000000" w:themeColor="text1"/>
        </w:rPr>
        <w:t xml:space="preserve">. </w:t>
      </w:r>
      <w:ins w:id="74" w:author="Author">
        <w:r w:rsidR="00683DEC">
          <w:rPr>
            <w:rFonts w:ascii="Times New Roman" w:eastAsia="Times New Roman" w:hAnsi="Times New Roman" w:cs="Times New Roman"/>
            <w:color w:val="000000" w:themeColor="text1"/>
          </w:rPr>
          <w:t>Wi</w:t>
        </w:r>
        <w:r w:rsidR="00553F45">
          <w:rPr>
            <w:rFonts w:ascii="Times New Roman" w:eastAsia="Times New Roman" w:hAnsi="Times New Roman" w:cs="Times New Roman"/>
            <w:color w:val="000000" w:themeColor="text1"/>
          </w:rPr>
          <w:t>th the power ordained by the Constitution to federal law via the Supr</w:t>
        </w:r>
        <w:r w:rsidR="00CB0CBB">
          <w:rPr>
            <w:rFonts w:ascii="Times New Roman" w:eastAsia="Times New Roman" w:hAnsi="Times New Roman" w:cs="Times New Roman"/>
            <w:color w:val="000000" w:themeColor="text1"/>
          </w:rPr>
          <w:t xml:space="preserve">emacy Clause, federal legislation is the only way to policy “unconstitutional” activity. </w:t>
        </w:r>
        <w:r w:rsidR="00D16CEE">
          <w:rPr>
            <w:rFonts w:ascii="Times New Roman" w:eastAsia="Times New Roman" w:hAnsi="Times New Roman" w:cs="Times New Roman"/>
            <w:color w:val="000000" w:themeColor="text1"/>
          </w:rPr>
          <w:t>It is a preservation of the core values that United States was built on</w:t>
        </w:r>
        <w:r w:rsidR="009542B4">
          <w:rPr>
            <w:rFonts w:ascii="Times New Roman" w:eastAsia="Times New Roman" w:hAnsi="Times New Roman" w:cs="Times New Roman"/>
            <w:color w:val="000000" w:themeColor="text1"/>
          </w:rPr>
          <w:t xml:space="preserve">: liberty and the freedom of both speech and thought. </w:t>
        </w:r>
        <w:del w:id="75" w:author="Author">
          <w:r w:rsidR="00D16CEE" w:rsidDel="009542B4">
            <w:rPr>
              <w:rFonts w:ascii="Times New Roman" w:eastAsia="Times New Roman" w:hAnsi="Times New Roman" w:cs="Times New Roman"/>
              <w:color w:val="000000" w:themeColor="text1"/>
            </w:rPr>
            <w:delText>, life, libery – freedom of speech and thought</w:delText>
          </w:r>
        </w:del>
      </w:ins>
    </w:p>
    <w:p w14:paraId="62486C05" w14:textId="77777777" w:rsidR="00684993" w:rsidRDefault="00684993"/>
    <w:p w14:paraId="7AC0BD02" w14:textId="6330E300" w:rsidR="00684993" w:rsidRPr="00605C37" w:rsidRDefault="3B80EED6" w:rsidP="06C43F77">
      <w:pPr>
        <w:spacing w:after="0"/>
        <w:ind w:firstLine="720"/>
      </w:pPr>
      <w:r w:rsidRPr="65CF57A7">
        <w:rPr>
          <w:rFonts w:ascii="Times New Roman" w:eastAsia="Times New Roman" w:hAnsi="Times New Roman" w:cs="Times New Roman"/>
          <w:color w:val="000000" w:themeColor="text1"/>
        </w:rPr>
        <w:t xml:space="preserve">Time after time, book banning resurges when institutions or governments want to shape the minds of individuals towards a certain ideology, whether that be the burning of books in Nazi Germany </w:t>
      </w:r>
      <w:r w:rsidR="00963001" w:rsidRPr="65CF57A7">
        <w:rPr>
          <w:rFonts w:ascii="Times New Roman" w:eastAsia="Times New Roman" w:hAnsi="Times New Roman" w:cs="Times New Roman"/>
          <w:color w:val="000000" w:themeColor="text1"/>
        </w:rPr>
        <w:t>to</w:t>
      </w:r>
      <w:r w:rsidRPr="65CF57A7">
        <w:rPr>
          <w:rFonts w:ascii="Times New Roman" w:eastAsia="Times New Roman" w:hAnsi="Times New Roman" w:cs="Times New Roman"/>
          <w:color w:val="000000" w:themeColor="text1"/>
        </w:rPr>
        <w:t xml:space="preserve"> reinforce anti-</w:t>
      </w:r>
      <w:r w:rsidR="00D457E7" w:rsidRPr="65CF57A7">
        <w:rPr>
          <w:rFonts w:ascii="Times New Roman" w:eastAsia="Times New Roman" w:hAnsi="Times New Roman" w:cs="Times New Roman"/>
          <w:color w:val="000000" w:themeColor="text1"/>
        </w:rPr>
        <w:t>Semitic</w:t>
      </w:r>
      <w:r w:rsidRPr="65CF57A7">
        <w:rPr>
          <w:rFonts w:ascii="Times New Roman" w:eastAsia="Times New Roman" w:hAnsi="Times New Roman" w:cs="Times New Roman"/>
          <w:color w:val="000000" w:themeColor="text1"/>
        </w:rPr>
        <w:t xml:space="preserve"> sentiments or the censorship of </w:t>
      </w:r>
      <w:r w:rsidR="3D9FB0D2" w:rsidRPr="65CF57A7">
        <w:rPr>
          <w:rFonts w:ascii="Times New Roman" w:eastAsia="Times New Roman" w:hAnsi="Times New Roman" w:cs="Times New Roman"/>
          <w:color w:val="000000" w:themeColor="text1"/>
        </w:rPr>
        <w:t xml:space="preserve">socialist and communist leaning </w:t>
      </w:r>
      <w:r w:rsidRPr="65CF57A7">
        <w:rPr>
          <w:rFonts w:ascii="Times New Roman" w:eastAsia="Times New Roman" w:hAnsi="Times New Roman" w:cs="Times New Roman"/>
          <w:color w:val="000000" w:themeColor="text1"/>
        </w:rPr>
        <w:t xml:space="preserve">content during the Red Scare under the guise of patriotism under McCarthy's leadership. Books and literature </w:t>
      </w:r>
      <w:r w:rsidR="00963001" w:rsidRPr="65CF57A7">
        <w:rPr>
          <w:rFonts w:ascii="Times New Roman" w:eastAsia="Times New Roman" w:hAnsi="Times New Roman" w:cs="Times New Roman"/>
          <w:color w:val="000000" w:themeColor="text1"/>
        </w:rPr>
        <w:t>are</w:t>
      </w:r>
      <w:r w:rsidRPr="65CF57A7">
        <w:rPr>
          <w:rFonts w:ascii="Times New Roman" w:eastAsia="Times New Roman" w:hAnsi="Times New Roman" w:cs="Times New Roman"/>
          <w:color w:val="000000" w:themeColor="text1"/>
        </w:rPr>
        <w:t xml:space="preserve"> a political channel; many of the classics</w:t>
      </w:r>
      <w:r w:rsidR="003F0A6B" w:rsidRPr="65CF57A7">
        <w:rPr>
          <w:rFonts w:ascii="Times New Roman" w:eastAsia="Times New Roman" w:hAnsi="Times New Roman" w:cs="Times New Roman"/>
          <w:color w:val="000000" w:themeColor="text1"/>
        </w:rPr>
        <w:t xml:space="preserve"> </w:t>
      </w:r>
      <w:r w:rsidRPr="65CF57A7">
        <w:rPr>
          <w:rFonts w:ascii="Times New Roman" w:eastAsia="Times New Roman" w:hAnsi="Times New Roman" w:cs="Times New Roman"/>
          <w:color w:val="000000" w:themeColor="text1"/>
        </w:rPr>
        <w:t xml:space="preserve">comment on </w:t>
      </w:r>
      <w:r w:rsidR="00B9006E" w:rsidRPr="65CF57A7">
        <w:rPr>
          <w:rFonts w:ascii="Times New Roman" w:eastAsia="Times New Roman" w:hAnsi="Times New Roman" w:cs="Times New Roman"/>
          <w:color w:val="000000" w:themeColor="text1"/>
        </w:rPr>
        <w:t xml:space="preserve">long-debated </w:t>
      </w:r>
      <w:r w:rsidRPr="65CF57A7">
        <w:rPr>
          <w:rFonts w:ascii="Times New Roman" w:eastAsia="Times New Roman" w:hAnsi="Times New Roman" w:cs="Times New Roman"/>
          <w:color w:val="000000" w:themeColor="text1"/>
        </w:rPr>
        <w:t>controversial topics</w:t>
      </w:r>
      <w:r w:rsidR="00B9006E" w:rsidRPr="65CF57A7">
        <w:rPr>
          <w:rFonts w:ascii="Times New Roman" w:eastAsia="Times New Roman" w:hAnsi="Times New Roman" w:cs="Times New Roman"/>
          <w:color w:val="000000" w:themeColor="text1"/>
        </w:rPr>
        <w:t xml:space="preserve"> of their era</w:t>
      </w:r>
      <w:r w:rsidRPr="65CF57A7">
        <w:rPr>
          <w:rFonts w:ascii="Times New Roman" w:eastAsia="Times New Roman" w:hAnsi="Times New Roman" w:cs="Times New Roman"/>
          <w:color w:val="000000" w:themeColor="text1"/>
        </w:rPr>
        <w:t xml:space="preserve"> throughout history. Fahrenheit 451</w:t>
      </w:r>
      <w:r w:rsidR="61057C38" w:rsidRPr="65CF57A7">
        <w:rPr>
          <w:rFonts w:ascii="Times New Roman" w:eastAsia="Times New Roman" w:hAnsi="Times New Roman" w:cs="Times New Roman"/>
          <w:color w:val="000000" w:themeColor="text1"/>
        </w:rPr>
        <w:t xml:space="preserve"> – an acclaimed novel tackling censorship and government control</w:t>
      </w:r>
      <w:r w:rsidRPr="65CF57A7">
        <w:rPr>
          <w:rFonts w:ascii="Times New Roman" w:eastAsia="Times New Roman" w:hAnsi="Times New Roman" w:cs="Times New Roman"/>
          <w:color w:val="000000" w:themeColor="text1"/>
        </w:rPr>
        <w:t>, the Handmaid’s Tale</w:t>
      </w:r>
      <w:r w:rsidR="0815E34B" w:rsidRPr="65CF57A7">
        <w:rPr>
          <w:rFonts w:ascii="Times New Roman" w:eastAsia="Times New Roman" w:hAnsi="Times New Roman" w:cs="Times New Roman"/>
          <w:color w:val="000000" w:themeColor="text1"/>
        </w:rPr>
        <w:t xml:space="preserve"> -</w:t>
      </w:r>
      <w:r w:rsidR="416DE75E" w:rsidRPr="65CF57A7">
        <w:rPr>
          <w:rFonts w:ascii="Times New Roman" w:eastAsia="Times New Roman" w:hAnsi="Times New Roman" w:cs="Times New Roman"/>
          <w:color w:val="000000" w:themeColor="text1"/>
        </w:rPr>
        <w:t xml:space="preserve"> a novel that tackles themes of religious extremism, sexual violence, reproductive control, and </w:t>
      </w:r>
      <w:r w:rsidR="1E999550" w:rsidRPr="65CF57A7">
        <w:rPr>
          <w:rFonts w:ascii="Times New Roman" w:eastAsia="Times New Roman" w:hAnsi="Times New Roman" w:cs="Times New Roman"/>
          <w:color w:val="000000" w:themeColor="text1"/>
        </w:rPr>
        <w:t>anti</w:t>
      </w:r>
      <w:r w:rsidR="416DE75E" w:rsidRPr="65CF57A7">
        <w:rPr>
          <w:rFonts w:ascii="Times New Roman" w:eastAsia="Times New Roman" w:hAnsi="Times New Roman" w:cs="Times New Roman"/>
          <w:color w:val="000000" w:themeColor="text1"/>
        </w:rPr>
        <w:t xml:space="preserve">-Chirstian </w:t>
      </w:r>
      <w:r w:rsidR="4804CF7B" w:rsidRPr="65CF57A7">
        <w:rPr>
          <w:rFonts w:ascii="Times New Roman" w:eastAsia="Times New Roman" w:hAnsi="Times New Roman" w:cs="Times New Roman"/>
          <w:color w:val="000000" w:themeColor="text1"/>
        </w:rPr>
        <w:t>ideologies,</w:t>
      </w:r>
      <w:r w:rsidR="003F0A6B" w:rsidRPr="65CF57A7">
        <w:rPr>
          <w:rFonts w:ascii="Times New Roman" w:eastAsia="Times New Roman" w:hAnsi="Times New Roman" w:cs="Times New Roman"/>
          <w:color w:val="000000" w:themeColor="text1"/>
        </w:rPr>
        <w:t xml:space="preserve"> or</w:t>
      </w:r>
      <w:r w:rsidRPr="65CF57A7">
        <w:rPr>
          <w:rFonts w:ascii="Times New Roman" w:eastAsia="Times New Roman" w:hAnsi="Times New Roman" w:cs="Times New Roman"/>
          <w:color w:val="000000" w:themeColor="text1"/>
        </w:rPr>
        <w:t xml:space="preserve"> the Scarlet Letter</w:t>
      </w:r>
      <w:r w:rsidR="086425CD" w:rsidRPr="65CF57A7">
        <w:rPr>
          <w:rFonts w:ascii="Times New Roman" w:eastAsia="Times New Roman" w:hAnsi="Times New Roman" w:cs="Times New Roman"/>
          <w:color w:val="000000" w:themeColor="text1"/>
        </w:rPr>
        <w:t xml:space="preserve"> – an exploration of adultery and immorality which may be viewed as obscene</w:t>
      </w:r>
      <w:r w:rsidR="003F0A6B" w:rsidRPr="65CF57A7">
        <w:rPr>
          <w:rFonts w:ascii="Times New Roman" w:eastAsia="Times New Roman" w:hAnsi="Times New Roman" w:cs="Times New Roman"/>
          <w:color w:val="000000" w:themeColor="text1"/>
        </w:rPr>
        <w:t xml:space="preserve">; the </w:t>
      </w:r>
      <w:r w:rsidR="086425CD" w:rsidRPr="65CF57A7">
        <w:rPr>
          <w:rFonts w:ascii="Times New Roman" w:eastAsia="Times New Roman" w:hAnsi="Times New Roman" w:cs="Times New Roman"/>
          <w:color w:val="000000" w:themeColor="text1"/>
        </w:rPr>
        <w:t>list goes on. M</w:t>
      </w:r>
      <w:r w:rsidRPr="65CF57A7">
        <w:rPr>
          <w:rFonts w:ascii="Times New Roman" w:eastAsia="Times New Roman" w:hAnsi="Times New Roman" w:cs="Times New Roman"/>
          <w:color w:val="000000" w:themeColor="text1"/>
        </w:rPr>
        <w:t xml:space="preserve">any of the books </w:t>
      </w:r>
      <w:r w:rsidR="00963001" w:rsidRPr="65CF57A7">
        <w:rPr>
          <w:rFonts w:ascii="Times New Roman" w:eastAsia="Times New Roman" w:hAnsi="Times New Roman" w:cs="Times New Roman"/>
          <w:color w:val="000000" w:themeColor="text1"/>
        </w:rPr>
        <w:t xml:space="preserve">that </w:t>
      </w:r>
      <w:r w:rsidRPr="65CF57A7">
        <w:rPr>
          <w:rFonts w:ascii="Times New Roman" w:eastAsia="Times New Roman" w:hAnsi="Times New Roman" w:cs="Times New Roman"/>
          <w:color w:val="000000" w:themeColor="text1"/>
        </w:rPr>
        <w:t xml:space="preserve">society cherishes as one of the </w:t>
      </w:r>
      <w:r w:rsidR="00963001" w:rsidRPr="65CF57A7">
        <w:rPr>
          <w:rFonts w:ascii="Times New Roman" w:eastAsia="Times New Roman" w:hAnsi="Times New Roman" w:cs="Times New Roman"/>
          <w:color w:val="000000" w:themeColor="text1"/>
        </w:rPr>
        <w:t>great</w:t>
      </w:r>
      <w:ins w:id="76" w:author="Author">
        <w:r w:rsidR="003C59E1">
          <w:rPr>
            <w:rFonts w:ascii="Times New Roman" w:eastAsia="Times New Roman" w:hAnsi="Times New Roman" w:cs="Times New Roman"/>
            <w:color w:val="000000" w:themeColor="text1"/>
          </w:rPr>
          <w:t>s</w:t>
        </w:r>
      </w:ins>
      <w:r w:rsidRPr="65CF57A7">
        <w:rPr>
          <w:rFonts w:ascii="Times New Roman" w:eastAsia="Times New Roman" w:hAnsi="Times New Roman" w:cs="Times New Roman"/>
          <w:color w:val="000000" w:themeColor="text1"/>
        </w:rPr>
        <w:t xml:space="preserve"> are banned </w:t>
      </w:r>
      <w:commentRangeStart w:id="77"/>
      <w:r w:rsidRPr="65CF57A7">
        <w:rPr>
          <w:rFonts w:ascii="Times New Roman" w:eastAsia="Times New Roman" w:hAnsi="Times New Roman" w:cs="Times New Roman"/>
          <w:color w:val="000000" w:themeColor="text1"/>
        </w:rPr>
        <w:t xml:space="preserve">for discussing </w:t>
      </w:r>
      <w:ins w:id="78" w:author="Author">
        <w:r w:rsidR="003C59E1">
          <w:rPr>
            <w:rFonts w:ascii="Times New Roman" w:eastAsia="Times New Roman" w:hAnsi="Times New Roman" w:cs="Times New Roman"/>
            <w:color w:val="000000" w:themeColor="text1"/>
          </w:rPr>
          <w:t xml:space="preserve">topics society finds distasteful or too controversial to question, such as </w:t>
        </w:r>
        <w:r w:rsidR="001E0813">
          <w:rPr>
            <w:rFonts w:ascii="Times New Roman" w:eastAsia="Times New Roman" w:hAnsi="Times New Roman" w:cs="Times New Roman"/>
            <w:color w:val="000000" w:themeColor="text1"/>
          </w:rPr>
          <w:t xml:space="preserve">racial and </w:t>
        </w:r>
        <w:proofErr w:type="gramStart"/>
        <w:r w:rsidR="001E0813">
          <w:rPr>
            <w:rFonts w:ascii="Times New Roman" w:eastAsia="Times New Roman" w:hAnsi="Times New Roman" w:cs="Times New Roman"/>
            <w:color w:val="000000" w:themeColor="text1"/>
          </w:rPr>
          <w:t>gender based</w:t>
        </w:r>
        <w:proofErr w:type="gramEnd"/>
        <w:r w:rsidR="001E0813">
          <w:rPr>
            <w:rFonts w:ascii="Times New Roman" w:eastAsia="Times New Roman" w:hAnsi="Times New Roman" w:cs="Times New Roman"/>
            <w:color w:val="000000" w:themeColor="text1"/>
          </w:rPr>
          <w:t xml:space="preserve"> issues/norms. </w:t>
        </w:r>
      </w:ins>
      <w:del w:id="79" w:author="Author">
        <w:r w:rsidRPr="65CF57A7" w:rsidDel="003C59E1">
          <w:rPr>
            <w:rFonts w:ascii="Times New Roman" w:eastAsia="Times New Roman" w:hAnsi="Times New Roman" w:cs="Times New Roman"/>
            <w:color w:val="000000" w:themeColor="text1"/>
          </w:rPr>
          <w:delText xml:space="preserve">what </w:delText>
        </w:r>
        <w:r w:rsidR="4FEEA529" w:rsidRPr="65CF57A7" w:rsidDel="003C59E1">
          <w:rPr>
            <w:rFonts w:ascii="Times New Roman" w:eastAsia="Times New Roman" w:hAnsi="Times New Roman" w:cs="Times New Roman"/>
            <w:color w:val="000000" w:themeColor="text1"/>
          </w:rPr>
          <w:delText>they avoid</w:delText>
        </w:r>
        <w:r w:rsidRPr="65CF57A7" w:rsidDel="003C59E1">
          <w:rPr>
            <w:rFonts w:ascii="Times New Roman" w:eastAsia="Times New Roman" w:hAnsi="Times New Roman" w:cs="Times New Roman"/>
            <w:color w:val="000000" w:themeColor="text1"/>
          </w:rPr>
          <w:delText xml:space="preserve"> and sometimes completely </w:delText>
        </w:r>
        <w:r w:rsidR="72D9E251" w:rsidRPr="65CF57A7" w:rsidDel="003C59E1">
          <w:rPr>
            <w:rFonts w:ascii="Times New Roman" w:eastAsia="Times New Roman" w:hAnsi="Times New Roman" w:cs="Times New Roman"/>
            <w:color w:val="000000" w:themeColor="text1"/>
          </w:rPr>
          <w:delText>fail</w:delText>
        </w:r>
        <w:r w:rsidRPr="65CF57A7" w:rsidDel="003C59E1">
          <w:rPr>
            <w:rFonts w:ascii="Times New Roman" w:eastAsia="Times New Roman" w:hAnsi="Times New Roman" w:cs="Times New Roman"/>
            <w:color w:val="000000" w:themeColor="text1"/>
          </w:rPr>
          <w:delText xml:space="preserve"> to discuss. </w:delText>
        </w:r>
        <w:commentRangeEnd w:id="77"/>
        <w:r w:rsidDel="003C59E1">
          <w:rPr>
            <w:rStyle w:val="CommentReference"/>
          </w:rPr>
          <w:commentReference w:id="77"/>
        </w:r>
      </w:del>
    </w:p>
    <w:p w14:paraId="4101652C" w14:textId="77777777" w:rsidR="00684993" w:rsidRDefault="00684993"/>
    <w:p w14:paraId="2CF0D9B7" w14:textId="2DCA46B8" w:rsidR="00684993" w:rsidRDefault="58E4CAA3" w:rsidP="06C43F77">
      <w:pPr>
        <w:spacing w:after="0"/>
        <w:ind w:firstLine="720"/>
      </w:pPr>
      <w:r w:rsidRPr="69AD4123">
        <w:rPr>
          <w:rFonts w:ascii="Times New Roman" w:eastAsia="Times New Roman" w:hAnsi="Times New Roman" w:cs="Times New Roman"/>
          <w:color w:val="000000" w:themeColor="text1"/>
        </w:rPr>
        <w:t>A hallmark of free speech, especially in the United States,</w:t>
      </w:r>
      <w:r w:rsidR="3B80EED6" w:rsidRPr="69AD4123">
        <w:rPr>
          <w:rFonts w:ascii="Times New Roman" w:eastAsia="Times New Roman" w:hAnsi="Times New Roman" w:cs="Times New Roman"/>
          <w:color w:val="000000" w:themeColor="text1"/>
        </w:rPr>
        <w:t xml:space="preserve"> is the idea that all perspectives are valid; one is not more allowed than the other.</w:t>
      </w:r>
      <w:r w:rsidR="32B9EE6C" w:rsidRPr="69AD4123">
        <w:rPr>
          <w:rFonts w:ascii="Times New Roman" w:eastAsia="Times New Roman" w:hAnsi="Times New Roman" w:cs="Times New Roman"/>
          <w:color w:val="000000" w:themeColor="text1"/>
        </w:rPr>
        <w:t xml:space="preserve"> This perspective validity is what allows the nation to recognize and tackle issues head on.</w:t>
      </w:r>
      <w:r w:rsidR="3B80EED6" w:rsidRPr="69AD4123">
        <w:rPr>
          <w:rFonts w:ascii="Times New Roman" w:eastAsia="Times New Roman" w:hAnsi="Times New Roman" w:cs="Times New Roman"/>
          <w:color w:val="000000" w:themeColor="text1"/>
        </w:rPr>
        <w:t xml:space="preserve"> </w:t>
      </w:r>
      <w:r w:rsidR="3B80EED6" w:rsidRPr="69AD4123">
        <w:rPr>
          <w:rFonts w:ascii="Times New Roman" w:eastAsia="Times New Roman" w:hAnsi="Times New Roman" w:cs="Times New Roman"/>
          <w:strike/>
          <w:color w:val="000000" w:themeColor="text1"/>
        </w:rPr>
        <w:t>It enables the functioning of our democracy, collaboration, and governance to create a more equitable society.</w:t>
      </w:r>
      <w:r w:rsidR="3B80EED6" w:rsidRPr="69AD4123">
        <w:rPr>
          <w:rFonts w:ascii="Times New Roman" w:eastAsia="Times New Roman" w:hAnsi="Times New Roman" w:cs="Times New Roman"/>
          <w:color w:val="000000" w:themeColor="text1"/>
        </w:rPr>
        <w:t xml:space="preserve"> Without free speech and the validity of different viewpoints, documents such as </w:t>
      </w:r>
      <w:r w:rsidR="3B80EED6" w:rsidRPr="69AD4123">
        <w:rPr>
          <w:rFonts w:ascii="Times New Roman" w:eastAsia="Times New Roman" w:hAnsi="Times New Roman" w:cs="Times New Roman"/>
          <w:i/>
          <w:iCs/>
          <w:color w:val="000000" w:themeColor="text1"/>
        </w:rPr>
        <w:t>Common Sense</w:t>
      </w:r>
      <w:r w:rsidR="3B80EED6" w:rsidRPr="69AD4123">
        <w:rPr>
          <w:rFonts w:ascii="Times New Roman" w:eastAsia="Times New Roman" w:hAnsi="Times New Roman" w:cs="Times New Roman"/>
          <w:color w:val="000000" w:themeColor="text1"/>
        </w:rPr>
        <w:t xml:space="preserve"> by Thomas Paine and </w:t>
      </w:r>
      <w:r w:rsidR="3B80EED6" w:rsidRPr="69AD4123">
        <w:rPr>
          <w:rFonts w:ascii="Times New Roman" w:eastAsia="Times New Roman" w:hAnsi="Times New Roman" w:cs="Times New Roman"/>
          <w:i/>
          <w:iCs/>
          <w:color w:val="000000" w:themeColor="text1"/>
        </w:rPr>
        <w:t>The Red Record</w:t>
      </w:r>
      <w:r w:rsidR="3B80EED6" w:rsidRPr="69AD4123">
        <w:rPr>
          <w:rFonts w:ascii="Times New Roman" w:eastAsia="Times New Roman" w:hAnsi="Times New Roman" w:cs="Times New Roman"/>
          <w:color w:val="000000" w:themeColor="text1"/>
        </w:rPr>
        <w:t xml:space="preserve"> by Ida B. Wells would not have been published, pointing out significant problems such the tyranny of the British government and American lynching culture, driven by racism. </w:t>
      </w:r>
      <w:commentRangeStart w:id="80"/>
      <w:r w:rsidR="008E47BA" w:rsidRPr="69AD4123">
        <w:rPr>
          <w:rFonts w:ascii="Times New Roman" w:eastAsia="Times New Roman" w:hAnsi="Times New Roman" w:cs="Times New Roman"/>
          <w:color w:val="000000" w:themeColor="text1"/>
        </w:rPr>
        <w:t>Literature is a channel for society to grow, forcing them to confront new perspectives, [</w:t>
      </w:r>
      <w:r w:rsidR="008E47BA" w:rsidRPr="69AD4123">
        <w:rPr>
          <w:rFonts w:ascii="Times New Roman" w:eastAsia="Times New Roman" w:hAnsi="Times New Roman" w:cs="Times New Roman"/>
          <w:i/>
          <w:iCs/>
          <w:color w:val="000000" w:themeColor="text1"/>
        </w:rPr>
        <w:t xml:space="preserve">enabling </w:t>
      </w:r>
      <w:r w:rsidR="008E47BA" w:rsidRPr="69AD4123">
        <w:rPr>
          <w:rFonts w:ascii="Times New Roman" w:eastAsia="Times New Roman" w:hAnsi="Times New Roman" w:cs="Times New Roman"/>
          <w:i/>
          <w:iCs/>
          <w:color w:val="000000" w:themeColor="text1"/>
        </w:rPr>
        <w:lastRenderedPageBreak/>
        <w:t>the functioning of our democracy, collaboration, and governance to create a more equitable society</w:t>
      </w:r>
      <w:r w:rsidR="008E47BA" w:rsidRPr="69AD4123">
        <w:rPr>
          <w:rFonts w:ascii="Times New Roman" w:eastAsia="Times New Roman" w:hAnsi="Times New Roman" w:cs="Times New Roman"/>
          <w:color w:val="000000" w:themeColor="text1"/>
        </w:rPr>
        <w:t xml:space="preserve">] </w:t>
      </w:r>
      <w:r w:rsidR="008E47BA" w:rsidRPr="69AD4123">
        <w:rPr>
          <w:rFonts w:ascii="Times New Roman" w:eastAsia="Times New Roman" w:hAnsi="Times New Roman" w:cs="Times New Roman"/>
          <w:strike/>
          <w:color w:val="000000" w:themeColor="text1"/>
        </w:rPr>
        <w:t>and ideas,</w:t>
      </w:r>
      <w:r w:rsidR="008E47BA" w:rsidRPr="69AD4123">
        <w:rPr>
          <w:rFonts w:ascii="Times New Roman" w:eastAsia="Times New Roman" w:hAnsi="Times New Roman" w:cs="Times New Roman"/>
          <w:color w:val="000000" w:themeColor="text1"/>
        </w:rPr>
        <w:t xml:space="preserve"> ideas that book banning aims to stop.</w:t>
      </w:r>
      <w:commentRangeEnd w:id="80"/>
      <w:r w:rsidR="3B80EED6">
        <w:rPr>
          <w:rStyle w:val="CommentReference"/>
        </w:rPr>
        <w:commentReference w:id="80"/>
      </w:r>
    </w:p>
    <w:p w14:paraId="4B99056E" w14:textId="77777777" w:rsidR="00684993" w:rsidRDefault="00684993"/>
    <w:p w14:paraId="134014DE" w14:textId="60A3D808" w:rsidR="00684993" w:rsidRDefault="60F67EC2" w:rsidP="69AD4123">
      <w:pPr>
        <w:spacing w:after="0"/>
        <w:ind w:firstLine="720"/>
        <w:rPr>
          <w:rFonts w:ascii="Times New Roman" w:eastAsia="Times New Roman" w:hAnsi="Times New Roman" w:cs="Times New Roman"/>
          <w:color w:val="000000" w:themeColor="text1"/>
        </w:rPr>
      </w:pPr>
      <w:r w:rsidRPr="69AD4123">
        <w:rPr>
          <w:rFonts w:ascii="Times New Roman" w:eastAsia="Times New Roman" w:hAnsi="Times New Roman" w:cs="Times New Roman"/>
          <w:color w:val="000000" w:themeColor="text1"/>
        </w:rPr>
        <w:t>The b</w:t>
      </w:r>
      <w:r w:rsidR="3B80EED6" w:rsidRPr="69AD4123">
        <w:rPr>
          <w:rFonts w:ascii="Times New Roman" w:eastAsia="Times New Roman" w:hAnsi="Times New Roman" w:cs="Times New Roman"/>
          <w:color w:val="000000" w:themeColor="text1"/>
        </w:rPr>
        <w:t>anning of books</w:t>
      </w:r>
      <w:r w:rsidR="791411D8" w:rsidRPr="69AD4123">
        <w:rPr>
          <w:rFonts w:ascii="Times New Roman" w:eastAsia="Times New Roman" w:hAnsi="Times New Roman" w:cs="Times New Roman"/>
          <w:color w:val="000000" w:themeColor="text1"/>
        </w:rPr>
        <w:t xml:space="preserve"> and </w:t>
      </w:r>
      <w:r w:rsidR="5DFED22F" w:rsidRPr="69AD4123">
        <w:rPr>
          <w:rFonts w:ascii="Times New Roman" w:eastAsia="Times New Roman" w:hAnsi="Times New Roman" w:cs="Times New Roman"/>
          <w:color w:val="000000" w:themeColor="text1"/>
        </w:rPr>
        <w:t>failing</w:t>
      </w:r>
      <w:r w:rsidR="791411D8" w:rsidRPr="69AD4123">
        <w:rPr>
          <w:rFonts w:ascii="Times New Roman" w:eastAsia="Times New Roman" w:hAnsi="Times New Roman" w:cs="Times New Roman"/>
          <w:color w:val="000000" w:themeColor="text1"/>
        </w:rPr>
        <w:t xml:space="preserve"> </w:t>
      </w:r>
      <w:r w:rsidR="3B80EED6" w:rsidRPr="69AD4123">
        <w:rPr>
          <w:rFonts w:ascii="Times New Roman" w:eastAsia="Times New Roman" w:hAnsi="Times New Roman" w:cs="Times New Roman"/>
          <w:color w:val="000000" w:themeColor="text1"/>
        </w:rPr>
        <w:t>constitutional principle</w:t>
      </w:r>
      <w:r w:rsidR="2C9BA511" w:rsidRPr="69AD4123">
        <w:rPr>
          <w:rFonts w:ascii="Times New Roman" w:eastAsia="Times New Roman" w:hAnsi="Times New Roman" w:cs="Times New Roman"/>
          <w:color w:val="000000" w:themeColor="text1"/>
        </w:rPr>
        <w:t xml:space="preserve">s </w:t>
      </w:r>
      <w:bookmarkStart w:id="81" w:name="_Int_8OQuUUlc"/>
      <w:r w:rsidR="2C9BA511" w:rsidRPr="69AD4123">
        <w:rPr>
          <w:rFonts w:ascii="Times New Roman" w:eastAsia="Times New Roman" w:hAnsi="Times New Roman" w:cs="Times New Roman"/>
          <w:color w:val="000000" w:themeColor="text1"/>
        </w:rPr>
        <w:t>prompt</w:t>
      </w:r>
      <w:bookmarkEnd w:id="81"/>
      <w:r w:rsidR="2C9BA511" w:rsidRPr="69AD4123">
        <w:rPr>
          <w:rFonts w:ascii="Times New Roman" w:eastAsia="Times New Roman" w:hAnsi="Times New Roman" w:cs="Times New Roman"/>
          <w:color w:val="000000" w:themeColor="text1"/>
        </w:rPr>
        <w:t xml:space="preserve"> </w:t>
      </w:r>
      <w:r w:rsidR="17D3B5EA" w:rsidRPr="69AD4123">
        <w:rPr>
          <w:rFonts w:ascii="Times New Roman" w:eastAsia="Times New Roman" w:hAnsi="Times New Roman" w:cs="Times New Roman"/>
          <w:color w:val="000000" w:themeColor="text1"/>
        </w:rPr>
        <w:t xml:space="preserve">the </w:t>
      </w:r>
      <w:r w:rsidR="3B80EED6" w:rsidRPr="69AD4123">
        <w:rPr>
          <w:rFonts w:ascii="Times New Roman" w:eastAsia="Times New Roman" w:hAnsi="Times New Roman" w:cs="Times New Roman"/>
          <w:color w:val="000000" w:themeColor="text1"/>
        </w:rPr>
        <w:t xml:space="preserve">country </w:t>
      </w:r>
      <w:r w:rsidR="4E45DE35" w:rsidRPr="69AD4123">
        <w:rPr>
          <w:rFonts w:ascii="Times New Roman" w:eastAsia="Times New Roman" w:hAnsi="Times New Roman" w:cs="Times New Roman"/>
          <w:color w:val="000000" w:themeColor="text1"/>
        </w:rPr>
        <w:t xml:space="preserve">to </w:t>
      </w:r>
      <w:r w:rsidR="2AB6F775" w:rsidRPr="69AD4123">
        <w:rPr>
          <w:rFonts w:ascii="Times New Roman" w:eastAsia="Times New Roman" w:hAnsi="Times New Roman" w:cs="Times New Roman"/>
          <w:color w:val="000000" w:themeColor="text1"/>
        </w:rPr>
        <w:t>lose the</w:t>
      </w:r>
      <w:r w:rsidR="5D311C4B" w:rsidRPr="69AD4123">
        <w:rPr>
          <w:rFonts w:ascii="Times New Roman" w:eastAsia="Times New Roman" w:hAnsi="Times New Roman" w:cs="Times New Roman"/>
          <w:color w:val="000000" w:themeColor="text1"/>
        </w:rPr>
        <w:t xml:space="preserve"> </w:t>
      </w:r>
      <w:r w:rsidR="008F48AE" w:rsidRPr="69AD4123">
        <w:rPr>
          <w:rFonts w:ascii="Times New Roman" w:eastAsia="Times New Roman" w:hAnsi="Times New Roman" w:cs="Times New Roman"/>
          <w:i/>
          <w:iCs/>
          <w:color w:val="000000" w:themeColor="text1"/>
        </w:rPr>
        <w:t xml:space="preserve">crucial </w:t>
      </w:r>
      <w:r w:rsidR="3B80EED6" w:rsidRPr="69AD4123">
        <w:rPr>
          <w:rFonts w:ascii="Times New Roman" w:eastAsia="Times New Roman" w:hAnsi="Times New Roman" w:cs="Times New Roman"/>
          <w:color w:val="000000" w:themeColor="text1"/>
        </w:rPr>
        <w:t>pillars</w:t>
      </w:r>
      <w:r w:rsidR="008E47BA" w:rsidRPr="69AD4123">
        <w:rPr>
          <w:rFonts w:ascii="Times New Roman" w:eastAsia="Times New Roman" w:hAnsi="Times New Roman" w:cs="Times New Roman"/>
          <w:color w:val="000000" w:themeColor="text1"/>
        </w:rPr>
        <w:t xml:space="preserve"> </w:t>
      </w:r>
      <w:r w:rsidR="008E47BA" w:rsidRPr="69AD4123">
        <w:rPr>
          <w:rFonts w:ascii="Times New Roman" w:eastAsia="Times New Roman" w:hAnsi="Times New Roman" w:cs="Times New Roman"/>
          <w:i/>
          <w:iCs/>
          <w:color w:val="000000" w:themeColor="text1"/>
        </w:rPr>
        <w:t>of free and critical thought</w:t>
      </w:r>
      <w:r w:rsidR="3B80EED6" w:rsidRPr="69AD4123">
        <w:rPr>
          <w:rFonts w:ascii="Times New Roman" w:eastAsia="Times New Roman" w:hAnsi="Times New Roman" w:cs="Times New Roman"/>
          <w:color w:val="000000" w:themeColor="text1"/>
        </w:rPr>
        <w:t xml:space="preserve"> it was </w:t>
      </w:r>
      <w:r w:rsidR="1D64896D" w:rsidRPr="69AD4123">
        <w:rPr>
          <w:rFonts w:ascii="Times New Roman" w:eastAsia="Times New Roman" w:hAnsi="Times New Roman" w:cs="Times New Roman"/>
          <w:color w:val="000000" w:themeColor="text1"/>
        </w:rPr>
        <w:t>built upon</w:t>
      </w:r>
      <w:r w:rsidR="3B80EED6" w:rsidRPr="69AD4123">
        <w:rPr>
          <w:rFonts w:ascii="Times New Roman" w:eastAsia="Times New Roman" w:hAnsi="Times New Roman" w:cs="Times New Roman"/>
          <w:color w:val="000000" w:themeColor="text1"/>
        </w:rPr>
        <w:t xml:space="preserve"> after revolting from Great Britain. Thus, </w:t>
      </w:r>
      <w:proofErr w:type="gramStart"/>
      <w:r w:rsidR="3B80EED6" w:rsidRPr="69AD4123">
        <w:rPr>
          <w:rFonts w:ascii="Times New Roman" w:eastAsia="Times New Roman" w:hAnsi="Times New Roman" w:cs="Times New Roman"/>
          <w:color w:val="000000" w:themeColor="text1"/>
        </w:rPr>
        <w:t>in order to</w:t>
      </w:r>
      <w:proofErr w:type="gramEnd"/>
      <w:r w:rsidR="3B80EED6" w:rsidRPr="69AD4123">
        <w:rPr>
          <w:rFonts w:ascii="Times New Roman" w:eastAsia="Times New Roman" w:hAnsi="Times New Roman" w:cs="Times New Roman"/>
          <w:color w:val="000000" w:themeColor="text1"/>
        </w:rPr>
        <w:t xml:space="preserve"> maintain the sanctity of the First Amendment and prior case law, legislatively closing the gaps in book censorship precedence is imperative. Book banning is just the start, for when </w:t>
      </w:r>
      <w:r w:rsidR="00977467" w:rsidRPr="69AD4123">
        <w:rPr>
          <w:rFonts w:ascii="Times New Roman" w:eastAsia="Times New Roman" w:hAnsi="Times New Roman" w:cs="Times New Roman"/>
          <w:i/>
          <w:iCs/>
          <w:color w:val="000000" w:themeColor="text1"/>
        </w:rPr>
        <w:t>the right to read is restricted,</w:t>
      </w:r>
      <w:r w:rsidR="3B80EED6" w:rsidRPr="69AD4123">
        <w:rPr>
          <w:rFonts w:ascii="Times New Roman" w:eastAsia="Times New Roman" w:hAnsi="Times New Roman" w:cs="Times New Roman"/>
          <w:color w:val="000000" w:themeColor="text1"/>
        </w:rPr>
        <w:t xml:space="preserve"> </w:t>
      </w:r>
      <w:r w:rsidR="00977467" w:rsidRPr="69AD4123">
        <w:rPr>
          <w:rFonts w:ascii="Times New Roman" w:eastAsia="Times New Roman" w:hAnsi="Times New Roman" w:cs="Times New Roman"/>
          <w:i/>
          <w:iCs/>
          <w:color w:val="000000" w:themeColor="text1"/>
        </w:rPr>
        <w:t>so is</w:t>
      </w:r>
      <w:r w:rsidR="3B80EED6" w:rsidRPr="69AD4123">
        <w:rPr>
          <w:rFonts w:ascii="Times New Roman" w:eastAsia="Times New Roman" w:hAnsi="Times New Roman" w:cs="Times New Roman"/>
          <w:color w:val="000000" w:themeColor="text1"/>
        </w:rPr>
        <w:t xml:space="preserve"> free thought. </w:t>
      </w:r>
      <w:r w:rsidR="3B80EED6" w:rsidRPr="69AD4123">
        <w:rPr>
          <w:rFonts w:ascii="Times New Roman" w:eastAsia="Times New Roman" w:hAnsi="Times New Roman" w:cs="Times New Roman"/>
          <w:strike/>
          <w:color w:val="000000" w:themeColor="text1"/>
        </w:rPr>
        <w:t xml:space="preserve">After all, </w:t>
      </w:r>
      <w:r w:rsidR="3B80EED6" w:rsidRPr="69AD4123">
        <w:rPr>
          <w:rFonts w:ascii="Times New Roman" w:eastAsia="Times New Roman" w:hAnsi="Times New Roman" w:cs="Times New Roman"/>
          <w:color w:val="000000" w:themeColor="text1"/>
        </w:rPr>
        <w:t>in the words of Ray Bradbury,</w:t>
      </w:r>
      <w:r w:rsidR="008E47BA" w:rsidRPr="69AD4123">
        <w:rPr>
          <w:rFonts w:ascii="Times New Roman" w:eastAsia="Times New Roman" w:hAnsi="Times New Roman" w:cs="Times New Roman"/>
          <w:color w:val="000000" w:themeColor="text1"/>
        </w:rPr>
        <w:t xml:space="preserve"> </w:t>
      </w:r>
      <w:r w:rsidR="008E47BA" w:rsidRPr="69AD4123">
        <w:rPr>
          <w:rFonts w:ascii="Times New Roman" w:eastAsia="Times New Roman" w:hAnsi="Times New Roman" w:cs="Times New Roman"/>
          <w:i/>
          <w:iCs/>
          <w:color w:val="000000" w:themeColor="text1"/>
        </w:rPr>
        <w:t>author of Fahrenheit 451,</w:t>
      </w:r>
      <w:r w:rsidR="3B80EED6" w:rsidRPr="69AD4123">
        <w:rPr>
          <w:rFonts w:ascii="Times New Roman" w:eastAsia="Times New Roman" w:hAnsi="Times New Roman" w:cs="Times New Roman"/>
          <w:color w:val="000000" w:themeColor="text1"/>
        </w:rPr>
        <w:t xml:space="preserve"> “There is more than one way to burn a book. And the world is full of people running about with lit matches</w:t>
      </w:r>
      <w:r w:rsidR="008E47BA" w:rsidRPr="69AD4123">
        <w:rPr>
          <w:rFonts w:ascii="Times New Roman" w:eastAsia="Times New Roman" w:hAnsi="Times New Roman" w:cs="Times New Roman"/>
          <w:color w:val="000000" w:themeColor="text1"/>
        </w:rPr>
        <w:t>.”</w:t>
      </w:r>
    </w:p>
    <w:p w14:paraId="1299C43A" w14:textId="77777777" w:rsidR="00684993" w:rsidRDefault="00684993"/>
    <w:p w14:paraId="7D829B9B" w14:textId="232BAFA7" w:rsidR="003F0A6B" w:rsidRDefault="00605C37">
      <w:pPr>
        <w:rPr>
          <w:ins w:id="82" w:author="Author"/>
        </w:rPr>
      </w:pPr>
      <w:ins w:id="83" w:author="Author">
        <w:r>
          <w:t xml:space="preserve">Overall thoughts: The concepts have been reviewed for tact and sufficiency. A few suggestions were made to smooth the piece and retain an assertive yet professional and neutral voice. A few comments were made optional and may require </w:t>
        </w:r>
        <w:proofErr w:type="gramStart"/>
        <w:r>
          <w:t>a URL</w:t>
        </w:r>
        <w:proofErr w:type="gramEnd"/>
        <w:r>
          <w:t xml:space="preserve"> authority for further guidance and discretion. </w:t>
        </w:r>
      </w:ins>
    </w:p>
    <w:p w14:paraId="538E0250" w14:textId="0D39E777" w:rsidR="003F0A6B" w:rsidRDefault="003F0A6B">
      <w:pPr>
        <w:rPr>
          <w:ins w:id="84" w:author="Author"/>
        </w:rPr>
      </w:pPr>
      <w:ins w:id="85" w:author="Author">
        <w:r>
          <w:t xml:space="preserve">And my sincerest apologies for the late submission. I take full responsibility for the lost time and any inconvenience that may occur due to my negligence. I can ensure it will not happen again. For any </w:t>
        </w:r>
        <w:proofErr w:type="gramStart"/>
        <w:r>
          <w:t>questions</w:t>
        </w:r>
        <w:proofErr w:type="gramEnd"/>
        <w:r>
          <w:t xml:space="preserve"> please contact the ULR officers, who may answer your questions or forward them to me [if it is my word you seek].</w:t>
        </w:r>
      </w:ins>
    </w:p>
    <w:p w14:paraId="6457C35A" w14:textId="64E7224F" w:rsidR="003F0A6B" w:rsidRDefault="003F0A6B">
      <w:pPr>
        <w:rPr>
          <w:ins w:id="86" w:author="Author"/>
        </w:rPr>
      </w:pPr>
      <w:ins w:id="87" w:author="Author">
        <w:r>
          <w:t>Thank you for the opportunity to revise your work again.</w:t>
        </w:r>
        <w:r w:rsidR="008F211B">
          <w:t xml:space="preserve"> </w:t>
        </w:r>
      </w:ins>
    </w:p>
    <w:p w14:paraId="48679046" w14:textId="77777777" w:rsidR="003A5F64" w:rsidRDefault="003A5F64">
      <w:pPr>
        <w:rPr>
          <w:ins w:id="88" w:author="Author"/>
        </w:rPr>
      </w:pPr>
    </w:p>
    <w:p w14:paraId="45E5F184" w14:textId="07B7542B" w:rsidR="003A5F64" w:rsidRDefault="003A5F64" w:rsidP="008F211B">
      <w:pPr>
        <w:rPr>
          <w:ins w:id="89" w:author="Author"/>
        </w:rPr>
      </w:pPr>
    </w:p>
    <w:p w14:paraId="7714DE73" w14:textId="77777777" w:rsidR="00605C37" w:rsidRDefault="00605C37">
      <w:pPr>
        <w:rPr>
          <w:ins w:id="90" w:author="Author"/>
        </w:rPr>
      </w:pPr>
    </w:p>
    <w:p w14:paraId="61D7543D" w14:textId="77777777" w:rsidR="00A024F1" w:rsidRDefault="00A024F1">
      <w:pPr>
        <w:rPr>
          <w:ins w:id="91" w:author="Author"/>
        </w:rPr>
      </w:pPr>
    </w:p>
    <w:p w14:paraId="426CA670" w14:textId="1862DF5E" w:rsidR="00A024F1" w:rsidRDefault="00A024F1">
      <w:pPr>
        <w:rPr>
          <w:ins w:id="92" w:author="Author"/>
        </w:rPr>
      </w:pPr>
      <w:ins w:id="93" w:author="Author">
        <w:r>
          <w:br w:type="page"/>
        </w:r>
      </w:ins>
    </w:p>
    <w:p w14:paraId="241FCFD9" w14:textId="4601E529" w:rsidR="00A024F1" w:rsidRDefault="00A024F1" w:rsidP="00A024F1">
      <w:pPr>
        <w:jc w:val="center"/>
        <w:rPr>
          <w:ins w:id="94" w:author="Author"/>
        </w:rPr>
      </w:pPr>
      <w:ins w:id="95" w:author="Author">
        <w:r>
          <w:lastRenderedPageBreak/>
          <w:t>References</w:t>
        </w:r>
      </w:ins>
    </w:p>
    <w:p w14:paraId="1E8B8590" w14:textId="6469EAE8" w:rsidR="004A3023" w:rsidRDefault="004A3023" w:rsidP="004A3023">
      <w:pPr>
        <w:spacing w:line="278" w:lineRule="auto"/>
        <w:ind w:left="720" w:hanging="720"/>
        <w:rPr>
          <w:ins w:id="96" w:author="Author"/>
        </w:rPr>
        <w:pPrChange w:id="97" w:author="Author">
          <w:pPr>
            <w:jc w:val="center"/>
          </w:pPr>
        </w:pPrChange>
      </w:pPr>
      <w:ins w:id="98" w:author="Author">
        <w:r w:rsidRPr="004A3023">
          <w:t xml:space="preserve">American Library Association. (n.d.). </w:t>
        </w:r>
        <w:r w:rsidRPr="004A3023">
          <w:rPr>
            <w:i/>
            <w:iCs/>
          </w:rPr>
          <w:t>Book ban data</w:t>
        </w:r>
        <w:r w:rsidRPr="004A3023">
          <w:t>. https://www.ala.org/bbooks/book-ban-data</w:t>
        </w:r>
      </w:ins>
    </w:p>
    <w:p w14:paraId="2C738EB8" w14:textId="3D6C0286" w:rsidR="001A545C" w:rsidRDefault="001A545C" w:rsidP="001A545C">
      <w:pPr>
        <w:spacing w:line="278" w:lineRule="auto"/>
        <w:ind w:left="720" w:hanging="720"/>
        <w:rPr>
          <w:ins w:id="99" w:author="Author"/>
        </w:rPr>
      </w:pPr>
      <w:ins w:id="100" w:author="Author">
        <w:r w:rsidRPr="001A545C">
          <w:t xml:space="preserve">Bill of Rights Institute. (n.d.). </w:t>
        </w:r>
        <w:r w:rsidRPr="001A545C">
          <w:rPr>
            <w:i/>
            <w:iCs/>
          </w:rPr>
          <w:t>Island Trees School District v. Pico, 1982 Supreme Court case, censorship, First Amendment, student rights, educational freedom</w:t>
        </w:r>
        <w:r w:rsidRPr="001A545C">
          <w:t xml:space="preserve">. </w:t>
        </w:r>
        <w:r w:rsidR="00D21F72">
          <w:fldChar w:fldCharType="begin"/>
        </w:r>
        <w:r w:rsidR="00D21F72">
          <w:instrText>HYPERLINK "</w:instrText>
        </w:r>
        <w:r w:rsidR="00D21F72" w:rsidRPr="001A545C">
          <w:instrText>https://billofrightsinstitute.org/e-lessons/island-trees-school-district-v-pico-1982</w:instrText>
        </w:r>
        <w:r w:rsidR="00D21F72">
          <w:instrText>"</w:instrText>
        </w:r>
        <w:r w:rsidR="00D21F72">
          <w:fldChar w:fldCharType="separate"/>
        </w:r>
        <w:r w:rsidR="00D21F72" w:rsidRPr="00D21F72">
          <w:rPr>
            <w:rStyle w:val="Hyperlink"/>
          </w:rPr>
          <w:t>https://billofrightsinstitute.org/e-lessons/island-trees-school-district-v-pico-1982</w:t>
        </w:r>
        <w:r w:rsidR="00D21F72">
          <w:fldChar w:fldCharType="end"/>
        </w:r>
      </w:ins>
    </w:p>
    <w:p w14:paraId="6CCFBE94" w14:textId="1AB26649" w:rsidR="00D21F72" w:rsidRDefault="00D21F72" w:rsidP="00D21F72">
      <w:pPr>
        <w:spacing w:line="278" w:lineRule="auto"/>
        <w:ind w:left="720" w:hanging="720"/>
        <w:rPr>
          <w:ins w:id="101" w:author="Author"/>
        </w:rPr>
      </w:pPr>
      <w:ins w:id="102" w:author="Author">
        <w:r w:rsidRPr="00D21F72">
          <w:t xml:space="preserve">Blakemore, E. (2024, September 20). The history of book bans—and their changing targets—in the U.S. </w:t>
        </w:r>
        <w:r w:rsidRPr="00D21F72">
          <w:rPr>
            <w:i/>
            <w:iCs/>
          </w:rPr>
          <w:t>Culture</w:t>
        </w:r>
        <w:r w:rsidRPr="00D21F72">
          <w:t>. https://www.nationalgeographic.com/culture/article/history-of-book-bans-in-the-united-states</w:t>
        </w:r>
      </w:ins>
    </w:p>
    <w:p w14:paraId="3E6B5D26" w14:textId="7DA7E11A" w:rsidR="00874070" w:rsidRDefault="00874070" w:rsidP="00874070">
      <w:pPr>
        <w:spacing w:line="278" w:lineRule="auto"/>
        <w:ind w:left="720" w:hanging="720"/>
        <w:rPr>
          <w:ins w:id="103" w:author="Author"/>
        </w:rPr>
      </w:pPr>
      <w:ins w:id="104" w:author="Author">
        <w:r w:rsidRPr="00874070">
          <w:t xml:space="preserve">Dunbar, M. (2025, February 7). Multi-level barrage of US book bans is ‘unprecedented’, says PEN America. </w:t>
        </w:r>
        <w:r w:rsidRPr="00874070">
          <w:rPr>
            <w:i/>
            <w:iCs/>
          </w:rPr>
          <w:t>The Guardian</w:t>
        </w:r>
        <w:r w:rsidRPr="00874070">
          <w:t xml:space="preserve">. </w:t>
        </w:r>
        <w:r w:rsidR="00CD0C76">
          <w:fldChar w:fldCharType="begin"/>
        </w:r>
        <w:r w:rsidR="00CD0C76">
          <w:instrText>HYPERLINK "</w:instrText>
        </w:r>
        <w:r w:rsidR="00CD0C76" w:rsidRPr="00874070">
          <w:instrText>https://www.theguardian.com/us-news/2025/feb/07/book-bans-pen-america-censorship</w:instrText>
        </w:r>
        <w:r w:rsidR="00CD0C76">
          <w:instrText>"</w:instrText>
        </w:r>
        <w:r w:rsidR="00CD0C76">
          <w:fldChar w:fldCharType="separate"/>
        </w:r>
        <w:r w:rsidR="00CD0C76" w:rsidRPr="00874070">
          <w:rPr>
            <w:rStyle w:val="Hyperlink"/>
          </w:rPr>
          <w:t>https://www.theguardian.com/us-news/2025/feb/07/book-bans-pen-america-censorship</w:t>
        </w:r>
        <w:r w:rsidR="00CD0C76">
          <w:fldChar w:fldCharType="end"/>
        </w:r>
      </w:ins>
    </w:p>
    <w:p w14:paraId="73EF204E" w14:textId="09D5BC63" w:rsidR="00B53D73" w:rsidRDefault="003C6D8F" w:rsidP="003C6D8F">
      <w:pPr>
        <w:spacing w:line="278" w:lineRule="auto"/>
        <w:ind w:left="720" w:hanging="720"/>
        <w:rPr>
          <w:ins w:id="105" w:author="Author"/>
        </w:rPr>
      </w:pPr>
      <w:ins w:id="106" w:author="Author">
        <w:r w:rsidRPr="003C6D8F">
          <w:t xml:space="preserve">Fisher, D. (2024, September 20). State laws on book bans. </w:t>
        </w:r>
        <w:r w:rsidRPr="003C6D8F">
          <w:rPr>
            <w:i/>
            <w:iCs/>
          </w:rPr>
          <w:t>The Free Speech Center</w:t>
        </w:r>
        <w:r w:rsidRPr="003C6D8F">
          <w:t>. https://firstamendment.mtsu.edu/article/state-laws-on-book-bans-and-challenges/</w:t>
        </w:r>
      </w:ins>
    </w:p>
    <w:p w14:paraId="7398AC12" w14:textId="257704DF" w:rsidR="00C23389" w:rsidRDefault="00C23389" w:rsidP="00C23389">
      <w:pPr>
        <w:spacing w:line="278" w:lineRule="auto"/>
        <w:ind w:left="720" w:hanging="720"/>
        <w:rPr>
          <w:ins w:id="107" w:author="Author"/>
        </w:rPr>
      </w:pPr>
      <w:ins w:id="108" w:author="Author">
        <w:r w:rsidRPr="00C23389">
          <w:t xml:space="preserve">Garriga, N. (2024, December 10). </w:t>
        </w:r>
        <w:r w:rsidRPr="00C23389">
          <w:rPr>
            <w:i/>
            <w:iCs/>
          </w:rPr>
          <w:t>Anti-Intellectualism is on the rise in America</w:t>
        </w:r>
        <w:r w:rsidRPr="00C23389">
          <w:t xml:space="preserve">. Fordham Political Review. </w:t>
        </w:r>
        <w:r w:rsidR="00136521">
          <w:fldChar w:fldCharType="begin"/>
        </w:r>
        <w:r w:rsidR="00136521">
          <w:instrText>HYPERLINK "</w:instrText>
        </w:r>
        <w:r w:rsidR="00136521" w:rsidRPr="00C23389">
          <w:instrText>https://fordhampoliticalreview.org/anti-intellectualism-is-on-the-rise-in-america/</w:instrText>
        </w:r>
        <w:r w:rsidR="00136521">
          <w:instrText>"</w:instrText>
        </w:r>
        <w:r w:rsidR="00136521">
          <w:fldChar w:fldCharType="separate"/>
        </w:r>
        <w:r w:rsidR="00136521" w:rsidRPr="00136521">
          <w:rPr>
            <w:rStyle w:val="Hyperlink"/>
          </w:rPr>
          <w:t>https://fordhampoliticalreview.org/anti-intellectualism-is-on-the-rise-in-america/</w:t>
        </w:r>
        <w:r w:rsidR="00136521">
          <w:fldChar w:fldCharType="end"/>
        </w:r>
      </w:ins>
    </w:p>
    <w:p w14:paraId="6C448251" w14:textId="45FDEFE0" w:rsidR="00136521" w:rsidRDefault="00136521" w:rsidP="00136521">
      <w:pPr>
        <w:rPr>
          <w:ins w:id="109" w:author="Author"/>
        </w:rPr>
        <w:pPrChange w:id="110" w:author="Author">
          <w:pPr>
            <w:spacing w:line="278" w:lineRule="auto"/>
            <w:ind w:left="720" w:hanging="720"/>
          </w:pPr>
        </w:pPrChange>
      </w:pPr>
      <w:ins w:id="111" w:author="Author">
        <w:r w:rsidRPr="00136521">
          <w:t>Island Trees Sch. Dist. v. Pico by Pico, 457 U.S. 853 (1982)</w:t>
        </w:r>
      </w:ins>
    </w:p>
    <w:p w14:paraId="0C1826C1" w14:textId="4D8F70FD" w:rsidR="00CD0C76" w:rsidRPr="00874070" w:rsidRDefault="00BD6762" w:rsidP="00874070">
      <w:pPr>
        <w:spacing w:line="278" w:lineRule="auto"/>
        <w:ind w:left="720" w:hanging="720"/>
        <w:rPr>
          <w:ins w:id="112" w:author="Author"/>
        </w:rPr>
        <w:pPrChange w:id="113" w:author="Author">
          <w:pPr/>
        </w:pPrChange>
      </w:pPr>
      <w:ins w:id="114" w:author="Author">
        <w:r w:rsidRPr="00BD6762">
          <w:t>Kemp, R. &amp; Della Torre, F. (</w:t>
        </w:r>
        <w:r w:rsidR="00B8603F">
          <w:t>2022, July 14</w:t>
        </w:r>
        <w:r w:rsidRPr="00BD6762">
          <w:t xml:space="preserve">). Kierkegaard’s Strong Anti-Rationalism: Offense as a Propaedeutic to Faith. </w:t>
        </w:r>
        <w:r w:rsidRPr="00BD6762">
          <w:rPr>
            <w:i/>
            <w:iCs/>
          </w:rPr>
          <w:t>Kierkegaard Studies Yearbook</w:t>
        </w:r>
        <w:r w:rsidRPr="00BD6762">
          <w:t xml:space="preserve">, </w:t>
        </w:r>
        <w:r w:rsidRPr="00BD6762">
          <w:rPr>
            <w:i/>
            <w:iCs/>
          </w:rPr>
          <w:t>27</w:t>
        </w:r>
        <w:r w:rsidRPr="00BD6762">
          <w:t xml:space="preserve">(1), 193-214. </w:t>
        </w:r>
        <w:r w:rsidRPr="00BD6762">
          <w:fldChar w:fldCharType="begin"/>
        </w:r>
        <w:r w:rsidRPr="00BD6762">
          <w:instrText>HYPERLINK "https://doi.org/10.1515/kierke-2022-0010"</w:instrText>
        </w:r>
        <w:r w:rsidRPr="00BD6762">
          <w:fldChar w:fldCharType="separate"/>
        </w:r>
        <w:r w:rsidRPr="00BD6762">
          <w:rPr>
            <w:rStyle w:val="Hyperlink"/>
          </w:rPr>
          <w:t>https://doi.org/10.1515/kierke-2022-0010</w:t>
        </w:r>
        <w:r w:rsidRPr="00BD6762">
          <w:fldChar w:fldCharType="end"/>
        </w:r>
      </w:ins>
    </w:p>
    <w:p w14:paraId="287A9295" w14:textId="37DBD841" w:rsidR="002D3B3F" w:rsidRDefault="002D3B3F" w:rsidP="002D3B3F">
      <w:pPr>
        <w:spacing w:line="278" w:lineRule="auto"/>
        <w:ind w:left="720" w:hanging="720"/>
        <w:rPr>
          <w:ins w:id="115" w:author="Author"/>
        </w:rPr>
      </w:pPr>
      <w:ins w:id="116" w:author="Author">
        <w:r w:rsidRPr="002D3B3F">
          <w:t xml:space="preserve">Markham, M., Magnusson, T., Baeta, S., &amp; Meehan, K. (2025, February 28). </w:t>
        </w:r>
        <w:proofErr w:type="gramStart"/>
        <w:r w:rsidRPr="002D3B3F">
          <w:rPr>
            <w:i/>
            <w:iCs/>
          </w:rPr>
          <w:t>Cover</w:t>
        </w:r>
        <w:proofErr w:type="gramEnd"/>
        <w:r w:rsidRPr="002D3B3F">
          <w:rPr>
            <w:i/>
            <w:iCs/>
          </w:rPr>
          <w:t xml:space="preserve"> to cover</w:t>
        </w:r>
        <w:r w:rsidRPr="002D3B3F">
          <w:t xml:space="preserve">. PEN America. </w:t>
        </w:r>
        <w:r>
          <w:fldChar w:fldCharType="begin"/>
        </w:r>
        <w:r>
          <w:instrText>HYPERLINK "</w:instrText>
        </w:r>
        <w:r w:rsidRPr="002D3B3F">
          <w:instrText>https://pen.org/report/cover-to-cover/#heading-12</w:instrText>
        </w:r>
        <w:r>
          <w:instrText>"</w:instrText>
        </w:r>
        <w:r>
          <w:fldChar w:fldCharType="separate"/>
        </w:r>
        <w:r w:rsidRPr="002D3B3F">
          <w:rPr>
            <w:rStyle w:val="Hyperlink"/>
          </w:rPr>
          <w:t>https://pen.org/report/cover-to-cover/#heading-12</w:t>
        </w:r>
        <w:r>
          <w:fldChar w:fldCharType="end"/>
        </w:r>
      </w:ins>
    </w:p>
    <w:p w14:paraId="06633AF9" w14:textId="77777777" w:rsidR="003726B0" w:rsidRPr="003726B0" w:rsidRDefault="003726B0" w:rsidP="003726B0">
      <w:pPr>
        <w:spacing w:line="278" w:lineRule="auto"/>
        <w:ind w:left="720" w:hanging="720"/>
        <w:rPr>
          <w:ins w:id="117" w:author="Author"/>
        </w:rPr>
      </w:pPr>
      <w:ins w:id="118" w:author="Author">
        <w:r w:rsidRPr="003726B0">
          <w:t xml:space="preserve">Montague, Z. (2025, January 24). </w:t>
        </w:r>
        <w:r w:rsidRPr="003726B0">
          <w:rPr>
            <w:i/>
            <w:iCs/>
          </w:rPr>
          <w:t>Education Dept. ends book ban investigations</w:t>
        </w:r>
        <w:r w:rsidRPr="003726B0">
          <w:t>. The New York Times. https://www.nytimes.com/2025/01/24/us/politics/education-dept-ends-book-ban-investigations.html</w:t>
        </w:r>
      </w:ins>
    </w:p>
    <w:p w14:paraId="6D905231" w14:textId="77777777" w:rsidR="002D3B3F" w:rsidRPr="002D3B3F" w:rsidRDefault="002D3B3F" w:rsidP="002D3B3F">
      <w:pPr>
        <w:spacing w:line="278" w:lineRule="auto"/>
        <w:ind w:left="720" w:hanging="720"/>
        <w:rPr>
          <w:ins w:id="119" w:author="Author"/>
        </w:rPr>
        <w:pPrChange w:id="120" w:author="Author">
          <w:pPr/>
        </w:pPrChange>
      </w:pPr>
    </w:p>
    <w:p w14:paraId="734F837B" w14:textId="15503C43" w:rsidR="00A024F1" w:rsidRDefault="00A024F1" w:rsidP="002D3B3F">
      <w:pPr>
        <w:spacing w:line="278" w:lineRule="auto"/>
        <w:ind w:left="720" w:hanging="720"/>
        <w:pPrChange w:id="121" w:author="Author">
          <w:pPr/>
        </w:pPrChange>
      </w:pPr>
    </w:p>
    <w:sectPr w:rsidR="00A024F1" w:rsidSect="0068499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B3E6EEB" w14:textId="77777777" w:rsidR="005242E5" w:rsidRDefault="005242E5" w:rsidP="005242E5">
      <w:pPr>
        <w:pStyle w:val="CommentText"/>
      </w:pPr>
      <w:r>
        <w:rPr>
          <w:rStyle w:val="CommentReference"/>
        </w:rPr>
        <w:annotationRef/>
      </w:r>
      <w:r>
        <w:t>I am also glad to hear my advice went well. You wrote a strong piece, so the rest of the editing should be a breeze!</w:t>
      </w:r>
    </w:p>
  </w:comment>
  <w:comment w:id="5" w:author="Author" w:initials="A">
    <w:p w14:paraId="703DFB70" w14:textId="6E22A1BB" w:rsidR="008905E4" w:rsidRDefault="008905E4">
      <w:pPr>
        <w:pStyle w:val="CommentText"/>
      </w:pPr>
      <w:r>
        <w:rPr>
          <w:rStyle w:val="CommentReference"/>
        </w:rPr>
        <w:annotationRef/>
      </w:r>
      <w:r>
        <w:t>*Main argument/stance on navigating the first amendment.</w:t>
      </w:r>
    </w:p>
  </w:comment>
  <w:comment w:id="8" w:author="Author" w:initials="A">
    <w:p w14:paraId="37D8C548" w14:textId="77777777" w:rsidR="006552FF" w:rsidRDefault="006552FF" w:rsidP="006552FF">
      <w:pPr>
        <w:pStyle w:val="CommentText"/>
      </w:pPr>
      <w:r>
        <w:rPr>
          <w:rStyle w:val="CommentReference"/>
        </w:rPr>
        <w:annotationRef/>
      </w:r>
      <w:r>
        <w:t>Removed the circular definition and further expanded upon the values of neocons. Important to contextualize what this group believes in order to discuss their actions.</w:t>
      </w:r>
    </w:p>
  </w:comment>
  <w:comment w:id="12" w:author="Author" w:initials="A">
    <w:p w14:paraId="0E526555" w14:textId="680F72A3" w:rsidR="00D76C44" w:rsidRDefault="00D76C44">
      <w:pPr>
        <w:pStyle w:val="CommentText"/>
      </w:pPr>
      <w:r>
        <w:rPr>
          <w:rStyle w:val="CommentReference"/>
        </w:rPr>
        <w:annotationRef/>
      </w:r>
      <w:r>
        <w:t>*Pushback on censorship</w:t>
      </w:r>
    </w:p>
  </w:comment>
  <w:comment w:id="15" w:author="Author" w:initials="A">
    <w:p w14:paraId="4C11FDF2" w14:textId="77777777" w:rsidR="0089786A" w:rsidRDefault="0089786A">
      <w:pPr>
        <w:pStyle w:val="CommentText"/>
      </w:pPr>
      <w:r>
        <w:rPr>
          <w:rStyle w:val="CommentReference"/>
        </w:rPr>
        <w:annotationRef/>
      </w:r>
      <w:r>
        <w:t>*Vital ruling</w:t>
      </w:r>
    </w:p>
  </w:comment>
  <w:comment w:id="17" w:author="Author" w:initials="A">
    <w:p w14:paraId="48B1FEC9" w14:textId="77777777" w:rsidR="00AE0B2A" w:rsidRDefault="00AE0B2A" w:rsidP="00AE0B2A">
      <w:pPr>
        <w:pStyle w:val="CommentText"/>
      </w:pPr>
      <w:r>
        <w:rPr>
          <w:rStyle w:val="CommentReference"/>
        </w:rPr>
        <w:annotationRef/>
      </w:r>
      <w:r>
        <w:t xml:space="preserve">This pin cite, directly supports your argument about the difficult restrictions imposed within educational settings, that: “The State also could not deny access to an idea simply because state officials disapprove of that idea for partisan or political reasons.” </w:t>
      </w:r>
    </w:p>
    <w:p w14:paraId="6F88436D" w14:textId="77777777" w:rsidR="00AE0B2A" w:rsidRDefault="00AE0B2A" w:rsidP="00AE0B2A">
      <w:pPr>
        <w:pStyle w:val="CommentText"/>
      </w:pPr>
    </w:p>
    <w:p w14:paraId="598FA7B4" w14:textId="77777777" w:rsidR="00AE0B2A" w:rsidRDefault="00AE0B2A" w:rsidP="00AE0B2A">
      <w:pPr>
        <w:pStyle w:val="CommentText"/>
      </w:pPr>
      <w:r>
        <w:t>It may be worth integrating this somewhere, even as a brief paraphrase to strengthen the point of struggle of Court balance between free-speech and state rights.</w:t>
      </w:r>
    </w:p>
    <w:p w14:paraId="77218F03" w14:textId="77777777" w:rsidR="00AE0B2A" w:rsidRDefault="00AE0B2A" w:rsidP="00AE0B2A">
      <w:pPr>
        <w:pStyle w:val="CommentText"/>
      </w:pPr>
    </w:p>
    <w:p w14:paraId="71B7C668" w14:textId="77777777" w:rsidR="00AE0B2A" w:rsidRDefault="00AE0B2A" w:rsidP="00AE0B2A">
      <w:pPr>
        <w:pStyle w:val="CommentText"/>
      </w:pPr>
      <w:r>
        <w:t>I would recommend having a ULR officer look over this comment, as well. See if it’s another strong point to add or unneeded fluff.</w:t>
      </w:r>
    </w:p>
  </w:comment>
  <w:comment w:id="21" w:author="Author" w:initials="A">
    <w:p w14:paraId="74A5704E" w14:textId="77777777" w:rsidR="009E23B1" w:rsidRDefault="009E23B1" w:rsidP="009E23B1">
      <w:pPr>
        <w:pStyle w:val="CommentText"/>
      </w:pPr>
      <w:r>
        <w:rPr>
          <w:rStyle w:val="CommentReference"/>
        </w:rPr>
        <w:annotationRef/>
      </w:r>
      <w:r>
        <w:t xml:space="preserve">This pin cite, directly supports your argument about the difficult restrictions imposed within educational settings, that: “The State also could not deny access to an idea simply because state officials disapprove of that idea for partisan or political reasons.” </w:t>
      </w:r>
    </w:p>
    <w:p w14:paraId="09D2506F" w14:textId="77777777" w:rsidR="009E23B1" w:rsidRDefault="009E23B1" w:rsidP="009E23B1">
      <w:pPr>
        <w:pStyle w:val="CommentText"/>
      </w:pPr>
    </w:p>
    <w:p w14:paraId="64645B9C" w14:textId="77777777" w:rsidR="009E23B1" w:rsidRDefault="009E23B1" w:rsidP="009E23B1">
      <w:pPr>
        <w:pStyle w:val="CommentText"/>
      </w:pPr>
      <w:r>
        <w:t>It may be worth integrating this somewhere, even as a brief paraphrase to strengthen the point of struggle of Court balance between free-speech and state rights.</w:t>
      </w:r>
    </w:p>
    <w:p w14:paraId="791B4CBB" w14:textId="77777777" w:rsidR="009E23B1" w:rsidRDefault="009E23B1" w:rsidP="009E23B1">
      <w:pPr>
        <w:pStyle w:val="CommentText"/>
      </w:pPr>
    </w:p>
    <w:p w14:paraId="275B92B4" w14:textId="77777777" w:rsidR="009E23B1" w:rsidRDefault="009E23B1" w:rsidP="009E23B1">
      <w:pPr>
        <w:pStyle w:val="CommentText"/>
      </w:pPr>
      <w:r>
        <w:t>I would recommend having a ULR officer look over this comment, as well. See if it’s another strong point to add or unneeded fluff.</w:t>
      </w:r>
    </w:p>
  </w:comment>
  <w:comment w:id="23" w:author="Author" w:initials="A">
    <w:p w14:paraId="64F23C31" w14:textId="6BF3DFDB" w:rsidR="0089786A" w:rsidRDefault="0089786A">
      <w:pPr>
        <w:pStyle w:val="CommentText"/>
      </w:pPr>
      <w:r>
        <w:rPr>
          <w:rStyle w:val="CommentReference"/>
        </w:rPr>
        <w:annotationRef/>
      </w:r>
      <w:r>
        <w:t>*An obstacle to defining first amendment limits</w:t>
      </w:r>
    </w:p>
  </w:comment>
  <w:comment w:id="27" w:author="Author" w:initials="A">
    <w:p w14:paraId="5CE97825" w14:textId="77777777" w:rsidR="00134E33" w:rsidRDefault="00134E33" w:rsidP="00134E33">
      <w:pPr>
        <w:pStyle w:val="CommentText"/>
      </w:pPr>
      <w:r>
        <w:rPr>
          <w:rStyle w:val="CommentReference"/>
        </w:rPr>
        <w:annotationRef/>
      </w:r>
      <w:r>
        <w:t xml:space="preserve">This pin cite, directly supports your argument about the difficult restrictions imposed within educational settings, that: “The State also could not deny access to an idea simply because state officials disapprove of that idea for partisan or political reasons.” </w:t>
      </w:r>
    </w:p>
    <w:p w14:paraId="03B302E7" w14:textId="77777777" w:rsidR="00134E33" w:rsidRDefault="00134E33" w:rsidP="00134E33">
      <w:pPr>
        <w:pStyle w:val="CommentText"/>
      </w:pPr>
    </w:p>
    <w:p w14:paraId="05831B22" w14:textId="77777777" w:rsidR="00134E33" w:rsidRDefault="00134E33" w:rsidP="00134E33">
      <w:pPr>
        <w:pStyle w:val="CommentText"/>
      </w:pPr>
      <w:r>
        <w:t>It may be worth integrating this somewhere, even as a brief paraphrase to strengthen the point of struggle of Court balance between free-speech and state rights.</w:t>
      </w:r>
    </w:p>
    <w:p w14:paraId="11B49835" w14:textId="77777777" w:rsidR="00134E33" w:rsidRDefault="00134E33" w:rsidP="00134E33">
      <w:pPr>
        <w:pStyle w:val="CommentText"/>
      </w:pPr>
    </w:p>
    <w:p w14:paraId="583FED36" w14:textId="77777777" w:rsidR="00134E33" w:rsidRDefault="00134E33" w:rsidP="00134E33">
      <w:pPr>
        <w:pStyle w:val="CommentText"/>
      </w:pPr>
      <w:r>
        <w:t>I would recommend having a ULR officer look over this comment, as well. See if it’s another strong point to add or unneeded fluff.</w:t>
      </w:r>
    </w:p>
  </w:comment>
  <w:comment w:id="30" w:author="Author" w:initials="A">
    <w:p w14:paraId="1C353421" w14:textId="77777777" w:rsidR="00947A08" w:rsidRDefault="00947A08">
      <w:pPr>
        <w:pStyle w:val="CommentText"/>
      </w:pPr>
      <w:r>
        <w:rPr>
          <w:rStyle w:val="CommentReference"/>
        </w:rPr>
        <w:annotationRef/>
      </w:r>
      <w:r>
        <w:t>*The argument is skewing towards academic context, notably of younger audiences who legally may not have the full freedom to consume media that legal adults may.</w:t>
      </w:r>
    </w:p>
  </w:comment>
  <w:comment w:id="33" w:author="Author" w:initials="A">
    <w:p w14:paraId="06776788" w14:textId="77777777" w:rsidR="00187F13" w:rsidRDefault="00187F13" w:rsidP="00187F13">
      <w:pPr>
        <w:pStyle w:val="CommentText"/>
      </w:pPr>
      <w:r>
        <w:rPr>
          <w:rStyle w:val="CommentReference"/>
        </w:rPr>
        <w:annotationRef/>
      </w:r>
      <w:r>
        <w:t xml:space="preserve">This pin cite, directly supports your argument about the difficult restrictions imposed within educational settings, that: “The State also could not deny access to an idea simply because state officials disapprove of that idea for partisan or political reasons.” </w:t>
      </w:r>
    </w:p>
    <w:p w14:paraId="2DCB9251" w14:textId="77777777" w:rsidR="00187F13" w:rsidRDefault="00187F13" w:rsidP="00187F13">
      <w:pPr>
        <w:pStyle w:val="CommentText"/>
      </w:pPr>
    </w:p>
    <w:p w14:paraId="75B8F2F5" w14:textId="77777777" w:rsidR="00187F13" w:rsidRDefault="00187F13" w:rsidP="00187F13">
      <w:pPr>
        <w:pStyle w:val="CommentText"/>
      </w:pPr>
      <w:r>
        <w:t>It may be worth integrating this somewhere, even as a brief paraphrase to strengthen the point of struggle of Court balance between free-speech and state rights.</w:t>
      </w:r>
    </w:p>
    <w:p w14:paraId="534D906C" w14:textId="77777777" w:rsidR="00187F13" w:rsidRDefault="00187F13" w:rsidP="00187F13">
      <w:pPr>
        <w:pStyle w:val="CommentText"/>
      </w:pPr>
    </w:p>
    <w:p w14:paraId="61AA5CF8" w14:textId="77777777" w:rsidR="00187F13" w:rsidRDefault="00187F13" w:rsidP="00187F13">
      <w:pPr>
        <w:pStyle w:val="CommentText"/>
      </w:pPr>
      <w:r>
        <w:t>I would recommend having a ULR officer look over this comment, as well. See if it’s another strong point to add or unneeded fluff.</w:t>
      </w:r>
    </w:p>
  </w:comment>
  <w:comment w:id="37" w:author="Author" w:initials="A">
    <w:p w14:paraId="22979D0E" w14:textId="77777777" w:rsidR="0046719D" w:rsidRDefault="00866D96" w:rsidP="0046719D">
      <w:pPr>
        <w:pStyle w:val="CommentText"/>
      </w:pPr>
      <w:r>
        <w:rPr>
          <w:rStyle w:val="CommentReference"/>
        </w:rPr>
        <w:annotationRef/>
      </w:r>
      <w:r w:rsidR="0046719D">
        <w:t>The balance between defending your argument without using words with emotive/moral connotations is difficult--unfortunately, “ignorance” is one of those words lacking the analytical descriptive tone.</w:t>
      </w:r>
    </w:p>
    <w:p w14:paraId="2D70F722" w14:textId="77777777" w:rsidR="0046719D" w:rsidRDefault="0046719D" w:rsidP="0046719D">
      <w:pPr>
        <w:pStyle w:val="CommentText"/>
      </w:pPr>
    </w:p>
    <w:p w14:paraId="0EC0FC6F" w14:textId="77777777" w:rsidR="0046719D" w:rsidRDefault="0046719D" w:rsidP="0046719D">
      <w:pPr>
        <w:pStyle w:val="CommentText"/>
      </w:pPr>
      <w:r>
        <w:t>Here’s a rewrite that keeps the assertiveness but removes the *slight* judgment: “This lack of awareness becomes particularly consequential in the present context, neo-conservative groups mobilize coordinated efforts to remove hundreds of titles from not only school grounds, but public libraries alike-- an escalation from individual parents challenging select books.”</w:t>
      </w:r>
    </w:p>
  </w:comment>
  <w:comment w:id="36" w:author="Author" w:initials="A">
    <w:p w14:paraId="60282A12" w14:textId="72C0D9F3" w:rsidR="00866D96" w:rsidRDefault="00866D96" w:rsidP="00866D96">
      <w:pPr>
        <w:pStyle w:val="CommentText"/>
      </w:pPr>
      <w:r>
        <w:rPr>
          <w:rStyle w:val="CommentReference"/>
        </w:rPr>
        <w:annotationRef/>
      </w:r>
      <w:r>
        <w:t>Colloquial, needs revision for professionalism.</w:t>
      </w:r>
    </w:p>
  </w:comment>
  <w:comment w:id="35" w:author="Author" w:initials="A">
    <w:p w14:paraId="0946B8A3" w14:textId="108A4EF7" w:rsidR="00926628" w:rsidRDefault="00926628">
      <w:pPr>
        <w:pStyle w:val="CommentText"/>
      </w:pPr>
      <w:r>
        <w:rPr>
          <w:rStyle w:val="CommentReference"/>
        </w:rPr>
        <w:annotationRef/>
      </w:r>
      <w:r>
        <w:t>*Pivots to a full-picture argument with more contemporary examples.</w:t>
      </w:r>
    </w:p>
  </w:comment>
  <w:comment w:id="42" w:author="Author" w:initials="A">
    <w:p w14:paraId="23A77032" w14:textId="77777777" w:rsidR="00B65BB2" w:rsidRDefault="00B65BB2" w:rsidP="00B65BB2">
      <w:pPr>
        <w:pStyle w:val="CommentText"/>
      </w:pPr>
      <w:r>
        <w:rPr>
          <w:rStyle w:val="CommentReference"/>
        </w:rPr>
        <w:annotationRef/>
      </w:r>
      <w:r>
        <w:t>A smoother transitional phrase here.</w:t>
      </w:r>
    </w:p>
  </w:comment>
  <w:comment w:id="45" w:author="Author" w:initials="A">
    <w:p w14:paraId="6378592A" w14:textId="77777777" w:rsidR="004C7644" w:rsidRDefault="004C7644" w:rsidP="004C7644">
      <w:pPr>
        <w:pStyle w:val="CommentText"/>
      </w:pPr>
      <w:r>
        <w:rPr>
          <w:rStyle w:val="CommentReference"/>
        </w:rPr>
        <w:annotationRef/>
      </w:r>
      <w:r>
        <w:t>Expand just a bit further on this risk, and who is behind the punishment of speaking out.</w:t>
      </w:r>
    </w:p>
  </w:comment>
  <w:comment w:id="55" w:author="Author" w:initials="A">
    <w:p w14:paraId="103F9456" w14:textId="77777777" w:rsidR="00D457E7" w:rsidRDefault="00D457E7">
      <w:pPr>
        <w:pStyle w:val="CommentText"/>
      </w:pPr>
      <w:r>
        <w:rPr>
          <w:rStyle w:val="CommentReference"/>
        </w:rPr>
        <w:annotationRef/>
      </w:r>
      <w:r>
        <w:t>*Vital information which underlines free speech at stake.</w:t>
      </w:r>
    </w:p>
  </w:comment>
  <w:comment w:id="63" w:author="Author" w:initials="A">
    <w:p w14:paraId="11211C73" w14:textId="77777777" w:rsidR="000E08A7" w:rsidRDefault="000E08A7" w:rsidP="000E08A7">
      <w:pPr>
        <w:pStyle w:val="CommentText"/>
      </w:pPr>
      <w:r>
        <w:rPr>
          <w:rStyle w:val="CommentReference"/>
        </w:rPr>
        <w:annotationRef/>
      </w:r>
      <w:r>
        <w:t>This is another suggestion that would introduce an adjacent concept to the book-banning epidemic. I include it as optional.</w:t>
      </w:r>
    </w:p>
  </w:comment>
  <w:comment w:id="77" w:author="Author" w:initials="A">
    <w:p w14:paraId="71ACD908" w14:textId="77777777" w:rsidR="003F0A6B" w:rsidRDefault="003F0A6B" w:rsidP="003F0A6B">
      <w:pPr>
        <w:pStyle w:val="CommentText"/>
      </w:pPr>
      <w:r>
        <w:rPr>
          <w:rStyle w:val="CommentReference"/>
        </w:rPr>
        <w:annotationRef/>
      </w:r>
      <w:r>
        <w:t>Some clarity here.</w:t>
      </w:r>
    </w:p>
  </w:comment>
  <w:comment w:id="80" w:author="Author" w:initials="A">
    <w:p w14:paraId="391936CA" w14:textId="6B58C579" w:rsidR="008E47BA" w:rsidRDefault="008E47BA" w:rsidP="008E47BA">
      <w:pPr>
        <w:pStyle w:val="CommentText"/>
      </w:pPr>
      <w:r>
        <w:rPr>
          <w:rStyle w:val="CommentReference"/>
        </w:rPr>
        <w:annotationRef/>
      </w:r>
      <w:r>
        <w:t>*Lit opens avenues for progression, which book banning puts a stop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3E6EEB" w15:done="0"/>
  <w15:commentEx w15:paraId="703DFB70" w15:done="0"/>
  <w15:commentEx w15:paraId="37D8C548" w15:done="0"/>
  <w15:commentEx w15:paraId="0E526555" w15:done="0"/>
  <w15:commentEx w15:paraId="4C11FDF2" w15:done="0"/>
  <w15:commentEx w15:paraId="71B7C668" w15:done="0"/>
  <w15:commentEx w15:paraId="275B92B4" w15:done="0"/>
  <w15:commentEx w15:paraId="64F23C31" w15:done="0"/>
  <w15:commentEx w15:paraId="583FED36" w15:done="0"/>
  <w15:commentEx w15:paraId="1C353421" w15:done="0"/>
  <w15:commentEx w15:paraId="61AA5CF8" w15:done="0"/>
  <w15:commentEx w15:paraId="0EC0FC6F" w15:done="0"/>
  <w15:commentEx w15:paraId="60282A12" w15:done="0"/>
  <w15:commentEx w15:paraId="0946B8A3" w15:done="0"/>
  <w15:commentEx w15:paraId="23A77032" w15:done="0"/>
  <w15:commentEx w15:paraId="6378592A" w15:done="0"/>
  <w15:commentEx w15:paraId="103F9456" w15:done="0"/>
  <w15:commentEx w15:paraId="11211C73" w15:done="0"/>
  <w15:commentEx w15:paraId="71ACD908" w15:done="0"/>
  <w15:commentEx w15:paraId="391936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E6EEB" w16cid:durableId="512B9AE0"/>
  <w16cid:commentId w16cid:paraId="703DFB70" w16cid:durableId="72F4BDC4"/>
  <w16cid:commentId w16cid:paraId="37D8C548" w16cid:durableId="0B378657"/>
  <w16cid:commentId w16cid:paraId="0E526555" w16cid:durableId="6360ECEF"/>
  <w16cid:commentId w16cid:paraId="4C11FDF2" w16cid:durableId="09188647"/>
  <w16cid:commentId w16cid:paraId="71B7C668" w16cid:durableId="0C719631"/>
  <w16cid:commentId w16cid:paraId="275B92B4" w16cid:durableId="22775A1E"/>
  <w16cid:commentId w16cid:paraId="64F23C31" w16cid:durableId="607F8A24"/>
  <w16cid:commentId w16cid:paraId="583FED36" w16cid:durableId="46A28E62"/>
  <w16cid:commentId w16cid:paraId="1C353421" w16cid:durableId="2482200F"/>
  <w16cid:commentId w16cid:paraId="61AA5CF8" w16cid:durableId="18E3C6DE"/>
  <w16cid:commentId w16cid:paraId="0EC0FC6F" w16cid:durableId="39E471F5"/>
  <w16cid:commentId w16cid:paraId="60282A12" w16cid:durableId="683BA438"/>
  <w16cid:commentId w16cid:paraId="0946B8A3" w16cid:durableId="7BEDAF71"/>
  <w16cid:commentId w16cid:paraId="23A77032" w16cid:durableId="67D46C5F"/>
  <w16cid:commentId w16cid:paraId="6378592A" w16cid:durableId="15F0BA0A"/>
  <w16cid:commentId w16cid:paraId="103F9456" w16cid:durableId="480FBBAC"/>
  <w16cid:commentId w16cid:paraId="11211C73" w16cid:durableId="51CF95C7"/>
  <w16cid:commentId w16cid:paraId="71ACD908" w16cid:durableId="77CE5911"/>
  <w16cid:commentId w16cid:paraId="391936CA" w16cid:durableId="00DC18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EFA29" w14:textId="77777777" w:rsidR="00AC3A34" w:rsidRDefault="00AC3A34" w:rsidP="00980F70">
      <w:pPr>
        <w:spacing w:after="0" w:line="240" w:lineRule="auto"/>
      </w:pPr>
      <w:r>
        <w:separator/>
      </w:r>
    </w:p>
  </w:endnote>
  <w:endnote w:type="continuationSeparator" w:id="0">
    <w:p w14:paraId="4853B997" w14:textId="77777777" w:rsidR="00AC3A34" w:rsidRDefault="00AC3A34" w:rsidP="00980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FA26" w14:textId="77777777" w:rsidR="00AC3A34" w:rsidRDefault="00AC3A34" w:rsidP="00980F70">
      <w:pPr>
        <w:spacing w:after="0" w:line="240" w:lineRule="auto"/>
      </w:pPr>
      <w:r>
        <w:separator/>
      </w:r>
    </w:p>
  </w:footnote>
  <w:footnote w:type="continuationSeparator" w:id="0">
    <w:p w14:paraId="363C6625" w14:textId="77777777" w:rsidR="00AC3A34" w:rsidRDefault="00AC3A34" w:rsidP="00980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45BA5"/>
    <w:multiLevelType w:val="hybridMultilevel"/>
    <w:tmpl w:val="7E7E31BA"/>
    <w:lvl w:ilvl="0" w:tplc="59BABC5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694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removePersonalInformation/>
  <w:removeDateAndTim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BA04CBC"/>
    <w:rsid w:val="000120BF"/>
    <w:rsid w:val="000515BF"/>
    <w:rsid w:val="000523AD"/>
    <w:rsid w:val="000E08A7"/>
    <w:rsid w:val="00134E33"/>
    <w:rsid w:val="00136521"/>
    <w:rsid w:val="00181D6F"/>
    <w:rsid w:val="00187F13"/>
    <w:rsid w:val="00197075"/>
    <w:rsid w:val="001A04D5"/>
    <w:rsid w:val="001A545C"/>
    <w:rsid w:val="001C1C62"/>
    <w:rsid w:val="001E0813"/>
    <w:rsid w:val="001F3465"/>
    <w:rsid w:val="001F5410"/>
    <w:rsid w:val="002341F6"/>
    <w:rsid w:val="00263B64"/>
    <w:rsid w:val="00273287"/>
    <w:rsid w:val="002B1912"/>
    <w:rsid w:val="002D3B3F"/>
    <w:rsid w:val="002F2190"/>
    <w:rsid w:val="002F3B39"/>
    <w:rsid w:val="00330970"/>
    <w:rsid w:val="0035328F"/>
    <w:rsid w:val="003726B0"/>
    <w:rsid w:val="003A5F64"/>
    <w:rsid w:val="003C59E1"/>
    <w:rsid w:val="003C6D8F"/>
    <w:rsid w:val="003D704F"/>
    <w:rsid w:val="003F0A6B"/>
    <w:rsid w:val="00423C33"/>
    <w:rsid w:val="0046719D"/>
    <w:rsid w:val="004A0CB5"/>
    <w:rsid w:val="004A3023"/>
    <w:rsid w:val="004A5DCE"/>
    <w:rsid w:val="004C7644"/>
    <w:rsid w:val="004D7F4D"/>
    <w:rsid w:val="005242E5"/>
    <w:rsid w:val="00553F45"/>
    <w:rsid w:val="00562FFD"/>
    <w:rsid w:val="00605C37"/>
    <w:rsid w:val="006069DE"/>
    <w:rsid w:val="00620565"/>
    <w:rsid w:val="006552FF"/>
    <w:rsid w:val="006608FC"/>
    <w:rsid w:val="00683DEC"/>
    <w:rsid w:val="00684993"/>
    <w:rsid w:val="006D5193"/>
    <w:rsid w:val="007277B5"/>
    <w:rsid w:val="00753B64"/>
    <w:rsid w:val="00760FBA"/>
    <w:rsid w:val="00772988"/>
    <w:rsid w:val="00784124"/>
    <w:rsid w:val="007A71BB"/>
    <w:rsid w:val="00862E1B"/>
    <w:rsid w:val="00866D96"/>
    <w:rsid w:val="00874070"/>
    <w:rsid w:val="008851A1"/>
    <w:rsid w:val="008905E4"/>
    <w:rsid w:val="0089786A"/>
    <w:rsid w:val="008E47BA"/>
    <w:rsid w:val="008F211B"/>
    <w:rsid w:val="008F48AE"/>
    <w:rsid w:val="0091239F"/>
    <w:rsid w:val="00913CA8"/>
    <w:rsid w:val="00926628"/>
    <w:rsid w:val="00947A08"/>
    <w:rsid w:val="00951BA2"/>
    <w:rsid w:val="009542B4"/>
    <w:rsid w:val="00963001"/>
    <w:rsid w:val="00977467"/>
    <w:rsid w:val="00980F70"/>
    <w:rsid w:val="009E23B1"/>
    <w:rsid w:val="00A024F1"/>
    <w:rsid w:val="00A142CC"/>
    <w:rsid w:val="00A505F0"/>
    <w:rsid w:val="00A5784C"/>
    <w:rsid w:val="00A95959"/>
    <w:rsid w:val="00AC3A34"/>
    <w:rsid w:val="00AE04C5"/>
    <w:rsid w:val="00AE0B2A"/>
    <w:rsid w:val="00B0350B"/>
    <w:rsid w:val="00B52593"/>
    <w:rsid w:val="00B53D73"/>
    <w:rsid w:val="00B65BB2"/>
    <w:rsid w:val="00B73B32"/>
    <w:rsid w:val="00B8603F"/>
    <w:rsid w:val="00B9006E"/>
    <w:rsid w:val="00BD6762"/>
    <w:rsid w:val="00BE3FCB"/>
    <w:rsid w:val="00BE5F80"/>
    <w:rsid w:val="00C23389"/>
    <w:rsid w:val="00C57E81"/>
    <w:rsid w:val="00C83B83"/>
    <w:rsid w:val="00CB0CBB"/>
    <w:rsid w:val="00CD0C76"/>
    <w:rsid w:val="00CD24A1"/>
    <w:rsid w:val="00CF1786"/>
    <w:rsid w:val="00D16CEE"/>
    <w:rsid w:val="00D202FF"/>
    <w:rsid w:val="00D21F72"/>
    <w:rsid w:val="00D37B28"/>
    <w:rsid w:val="00D457E7"/>
    <w:rsid w:val="00D549CA"/>
    <w:rsid w:val="00D74D71"/>
    <w:rsid w:val="00D76C44"/>
    <w:rsid w:val="00DD2F20"/>
    <w:rsid w:val="00DE2AF8"/>
    <w:rsid w:val="00E11C8D"/>
    <w:rsid w:val="00E3402D"/>
    <w:rsid w:val="00E65663"/>
    <w:rsid w:val="00EA1A21"/>
    <w:rsid w:val="00EB254B"/>
    <w:rsid w:val="00EB2616"/>
    <w:rsid w:val="00ED1934"/>
    <w:rsid w:val="00F43B66"/>
    <w:rsid w:val="00F45262"/>
    <w:rsid w:val="00F84550"/>
    <w:rsid w:val="00FC13D7"/>
    <w:rsid w:val="00FD1846"/>
    <w:rsid w:val="00FE4754"/>
    <w:rsid w:val="03A0DA30"/>
    <w:rsid w:val="05CE3762"/>
    <w:rsid w:val="06174014"/>
    <w:rsid w:val="06C43F77"/>
    <w:rsid w:val="0815E34B"/>
    <w:rsid w:val="0860623B"/>
    <w:rsid w:val="086425CD"/>
    <w:rsid w:val="095292B6"/>
    <w:rsid w:val="09B949B3"/>
    <w:rsid w:val="0AD72B06"/>
    <w:rsid w:val="0CAAE61F"/>
    <w:rsid w:val="0F6BAA36"/>
    <w:rsid w:val="108EC2A2"/>
    <w:rsid w:val="11977B7D"/>
    <w:rsid w:val="1239731B"/>
    <w:rsid w:val="125D34BA"/>
    <w:rsid w:val="138B6EF4"/>
    <w:rsid w:val="1430A5F9"/>
    <w:rsid w:val="15C8D8CB"/>
    <w:rsid w:val="1709953F"/>
    <w:rsid w:val="17409716"/>
    <w:rsid w:val="17D3B5EA"/>
    <w:rsid w:val="1846ED6D"/>
    <w:rsid w:val="18562067"/>
    <w:rsid w:val="185B4D30"/>
    <w:rsid w:val="19C70ADD"/>
    <w:rsid w:val="1B18ABC5"/>
    <w:rsid w:val="1B3C09E0"/>
    <w:rsid w:val="1B61A384"/>
    <w:rsid w:val="1C26687A"/>
    <w:rsid w:val="1C438358"/>
    <w:rsid w:val="1CADE8C6"/>
    <w:rsid w:val="1D64896D"/>
    <w:rsid w:val="1E999550"/>
    <w:rsid w:val="1E9D8A6A"/>
    <w:rsid w:val="1F66CCA6"/>
    <w:rsid w:val="20538762"/>
    <w:rsid w:val="216D322E"/>
    <w:rsid w:val="2180E470"/>
    <w:rsid w:val="2226BD2D"/>
    <w:rsid w:val="237A9586"/>
    <w:rsid w:val="24753881"/>
    <w:rsid w:val="25681BC9"/>
    <w:rsid w:val="25B4593F"/>
    <w:rsid w:val="26474D6B"/>
    <w:rsid w:val="26D48F16"/>
    <w:rsid w:val="278B03F8"/>
    <w:rsid w:val="279C7DB9"/>
    <w:rsid w:val="28585957"/>
    <w:rsid w:val="2A1E8B2C"/>
    <w:rsid w:val="2AB6F775"/>
    <w:rsid w:val="2BD614BF"/>
    <w:rsid w:val="2C741A76"/>
    <w:rsid w:val="2C9BA511"/>
    <w:rsid w:val="2D459DBA"/>
    <w:rsid w:val="2DCEF3A9"/>
    <w:rsid w:val="32B9EE6C"/>
    <w:rsid w:val="32F0FC16"/>
    <w:rsid w:val="330EA721"/>
    <w:rsid w:val="33759CD6"/>
    <w:rsid w:val="33D174FE"/>
    <w:rsid w:val="3486BC32"/>
    <w:rsid w:val="369C7200"/>
    <w:rsid w:val="37626D60"/>
    <w:rsid w:val="3783A45E"/>
    <w:rsid w:val="37D285C5"/>
    <w:rsid w:val="380A6216"/>
    <w:rsid w:val="38AECEA8"/>
    <w:rsid w:val="3B30A787"/>
    <w:rsid w:val="3B80EED6"/>
    <w:rsid w:val="3C2086FC"/>
    <w:rsid w:val="3C61E883"/>
    <w:rsid w:val="3C7C14EE"/>
    <w:rsid w:val="3CB18537"/>
    <w:rsid w:val="3CFD7642"/>
    <w:rsid w:val="3D9FB0D2"/>
    <w:rsid w:val="400A09EE"/>
    <w:rsid w:val="40316098"/>
    <w:rsid w:val="4080F274"/>
    <w:rsid w:val="416DE75E"/>
    <w:rsid w:val="41D71EC4"/>
    <w:rsid w:val="41FCFA29"/>
    <w:rsid w:val="424A530B"/>
    <w:rsid w:val="4274109E"/>
    <w:rsid w:val="45B37898"/>
    <w:rsid w:val="45D603D4"/>
    <w:rsid w:val="47A6C917"/>
    <w:rsid w:val="4804CF7B"/>
    <w:rsid w:val="4897E205"/>
    <w:rsid w:val="48A78106"/>
    <w:rsid w:val="4ABE4884"/>
    <w:rsid w:val="4AF20729"/>
    <w:rsid w:val="4BE8E416"/>
    <w:rsid w:val="4D9EE26B"/>
    <w:rsid w:val="4E45DE35"/>
    <w:rsid w:val="4EE958B0"/>
    <w:rsid w:val="4FEEA529"/>
    <w:rsid w:val="5018F518"/>
    <w:rsid w:val="51157AFA"/>
    <w:rsid w:val="51896398"/>
    <w:rsid w:val="51FE129B"/>
    <w:rsid w:val="528B5F57"/>
    <w:rsid w:val="54B1EED2"/>
    <w:rsid w:val="55657EE7"/>
    <w:rsid w:val="55D04CE8"/>
    <w:rsid w:val="5674C56C"/>
    <w:rsid w:val="57D1B6ED"/>
    <w:rsid w:val="58E4CAA3"/>
    <w:rsid w:val="594BD1FD"/>
    <w:rsid w:val="59C19A92"/>
    <w:rsid w:val="5A09A243"/>
    <w:rsid w:val="5A4616D5"/>
    <w:rsid w:val="5ABAFE4E"/>
    <w:rsid w:val="5AEB4A5B"/>
    <w:rsid w:val="5B4DDB19"/>
    <w:rsid w:val="5B7EC1F8"/>
    <w:rsid w:val="5BA04CBC"/>
    <w:rsid w:val="5C53DD77"/>
    <w:rsid w:val="5CE9F8B5"/>
    <w:rsid w:val="5D311C4B"/>
    <w:rsid w:val="5DFED22F"/>
    <w:rsid w:val="5E7624DD"/>
    <w:rsid w:val="5F517C27"/>
    <w:rsid w:val="60F67EC2"/>
    <w:rsid w:val="61057C38"/>
    <w:rsid w:val="61D67B7C"/>
    <w:rsid w:val="61EC4001"/>
    <w:rsid w:val="6259383D"/>
    <w:rsid w:val="62C6BA11"/>
    <w:rsid w:val="63845F8C"/>
    <w:rsid w:val="6427846F"/>
    <w:rsid w:val="6458C43C"/>
    <w:rsid w:val="64DDCE8E"/>
    <w:rsid w:val="65CF57A7"/>
    <w:rsid w:val="677C85E9"/>
    <w:rsid w:val="67CADB79"/>
    <w:rsid w:val="68671526"/>
    <w:rsid w:val="68A68D33"/>
    <w:rsid w:val="69480898"/>
    <w:rsid w:val="69AD4123"/>
    <w:rsid w:val="6A4A6819"/>
    <w:rsid w:val="6BEAB26C"/>
    <w:rsid w:val="6C65FDD0"/>
    <w:rsid w:val="6C8F464A"/>
    <w:rsid w:val="6D8A90B5"/>
    <w:rsid w:val="6E33FC63"/>
    <w:rsid w:val="6E4353F6"/>
    <w:rsid w:val="6E54745E"/>
    <w:rsid w:val="6E99D7D0"/>
    <w:rsid w:val="7044B3D0"/>
    <w:rsid w:val="70FBFAB1"/>
    <w:rsid w:val="725BF7A0"/>
    <w:rsid w:val="72D9E251"/>
    <w:rsid w:val="72DE1F17"/>
    <w:rsid w:val="732A6D21"/>
    <w:rsid w:val="73747466"/>
    <w:rsid w:val="75DB0E5E"/>
    <w:rsid w:val="775C4363"/>
    <w:rsid w:val="775C4CAC"/>
    <w:rsid w:val="789135DA"/>
    <w:rsid w:val="791411D8"/>
    <w:rsid w:val="7A8D64AF"/>
    <w:rsid w:val="7D487964"/>
    <w:rsid w:val="7DE05D8F"/>
    <w:rsid w:val="7FC36E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C84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99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A5DCE"/>
    <w:rPr>
      <w:sz w:val="16"/>
      <w:szCs w:val="16"/>
    </w:rPr>
  </w:style>
  <w:style w:type="paragraph" w:styleId="CommentText">
    <w:name w:val="annotation text"/>
    <w:basedOn w:val="Normal"/>
    <w:link w:val="CommentTextChar"/>
    <w:uiPriority w:val="99"/>
    <w:unhideWhenUsed/>
    <w:rsid w:val="004A5DCE"/>
    <w:pPr>
      <w:spacing w:line="240" w:lineRule="auto"/>
    </w:pPr>
    <w:rPr>
      <w:sz w:val="20"/>
      <w:szCs w:val="20"/>
    </w:rPr>
  </w:style>
  <w:style w:type="character" w:customStyle="1" w:styleId="CommentTextChar">
    <w:name w:val="Comment Text Char"/>
    <w:basedOn w:val="DefaultParagraphFont"/>
    <w:link w:val="CommentText"/>
    <w:uiPriority w:val="99"/>
    <w:rsid w:val="004A5DCE"/>
    <w:rPr>
      <w:sz w:val="20"/>
      <w:szCs w:val="20"/>
    </w:rPr>
  </w:style>
  <w:style w:type="paragraph" w:styleId="CommentSubject">
    <w:name w:val="annotation subject"/>
    <w:basedOn w:val="CommentText"/>
    <w:next w:val="CommentText"/>
    <w:link w:val="CommentSubjectChar"/>
    <w:uiPriority w:val="99"/>
    <w:semiHidden/>
    <w:unhideWhenUsed/>
    <w:rsid w:val="004A5DCE"/>
    <w:rPr>
      <w:b/>
      <w:bCs/>
    </w:rPr>
  </w:style>
  <w:style w:type="character" w:customStyle="1" w:styleId="CommentSubjectChar">
    <w:name w:val="Comment Subject Char"/>
    <w:basedOn w:val="CommentTextChar"/>
    <w:link w:val="CommentSubject"/>
    <w:uiPriority w:val="99"/>
    <w:semiHidden/>
    <w:rsid w:val="004A5DCE"/>
    <w:rPr>
      <w:b/>
      <w:bCs/>
      <w:sz w:val="20"/>
      <w:szCs w:val="20"/>
    </w:rPr>
  </w:style>
  <w:style w:type="paragraph" w:styleId="BalloonText">
    <w:name w:val="Balloon Text"/>
    <w:basedOn w:val="Normal"/>
    <w:link w:val="BalloonTextChar"/>
    <w:uiPriority w:val="99"/>
    <w:semiHidden/>
    <w:unhideWhenUsed/>
    <w:rsid w:val="004A5D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5DCE"/>
    <w:rPr>
      <w:rFonts w:ascii="Tahoma" w:hAnsi="Tahoma" w:cs="Tahoma"/>
      <w:sz w:val="16"/>
      <w:szCs w:val="16"/>
    </w:rPr>
  </w:style>
  <w:style w:type="paragraph" w:styleId="Header">
    <w:name w:val="header"/>
    <w:basedOn w:val="Normal"/>
    <w:link w:val="HeaderChar"/>
    <w:uiPriority w:val="99"/>
    <w:unhideWhenUsed/>
    <w:rsid w:val="00980F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F70"/>
  </w:style>
  <w:style w:type="paragraph" w:styleId="Footer">
    <w:name w:val="footer"/>
    <w:basedOn w:val="Normal"/>
    <w:link w:val="FooterChar"/>
    <w:uiPriority w:val="99"/>
    <w:unhideWhenUsed/>
    <w:rsid w:val="00980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F70"/>
  </w:style>
  <w:style w:type="paragraph" w:styleId="Revision">
    <w:name w:val="Revision"/>
    <w:hidden/>
    <w:uiPriority w:val="99"/>
    <w:semiHidden/>
    <w:rsid w:val="005242E5"/>
    <w:pPr>
      <w:spacing w:after="0" w:line="240" w:lineRule="auto"/>
    </w:pPr>
  </w:style>
  <w:style w:type="paragraph" w:styleId="ListParagraph">
    <w:name w:val="List Paragraph"/>
    <w:basedOn w:val="Normal"/>
    <w:uiPriority w:val="34"/>
    <w:qFormat/>
    <w:rsid w:val="00605C37"/>
    <w:pPr>
      <w:ind w:left="720"/>
      <w:contextualSpacing/>
    </w:pPr>
  </w:style>
  <w:style w:type="character" w:styleId="Hyperlink">
    <w:name w:val="Hyperlink"/>
    <w:basedOn w:val="DefaultParagraphFont"/>
    <w:uiPriority w:val="99"/>
    <w:unhideWhenUsed/>
    <w:rsid w:val="00CD0C76"/>
    <w:rPr>
      <w:color w:val="467886" w:themeColor="hyperlink"/>
      <w:u w:val="single"/>
    </w:rPr>
  </w:style>
  <w:style w:type="character" w:styleId="UnresolvedMention">
    <w:name w:val="Unresolved Mention"/>
    <w:basedOn w:val="DefaultParagraphFont"/>
    <w:uiPriority w:val="99"/>
    <w:semiHidden/>
    <w:unhideWhenUsed/>
    <w:rsid w:val="00CD0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81DE4-3E87-49E4-9860-2A490B80837A}">
  <ds:schemaRefs>
    <ds:schemaRef ds:uri="http://schemas.openxmlformats.org/officeDocument/2006/bibliography"/>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2922</Words>
  <Characters>15666</Characters>
  <Application>Microsoft Office Word</Application>
  <DocSecurity>0</DocSecurity>
  <Lines>241</Lines>
  <Paragraphs>35</Paragraphs>
  <ScaleCrop>false</ScaleCrop>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2025-11-20T01:51:00Z</dcterms:created>
  <dcterms:modified xsi:type="dcterms:W3CDTF">2025-11-20T01:51:00Z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00941f43-b089-472c-832c-1b2da9c6cbc5</vt:lpwstr>
  </property>
</Properties>
</file>